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8D0C">
      <w:pPr>
        <w:jc w:val="center"/>
        <w:rPr>
          <w:rFonts w:hint="default" w:eastAsia="宋体"/>
          <w:b/>
          <w:color w:val="FF0000"/>
          <w:sz w:val="44"/>
          <w:szCs w:val="44"/>
          <w:lang w:val="en-US" w:eastAsia="zh-CN"/>
        </w:rPr>
      </w:pPr>
    </w:p>
    <w:p w14:paraId="6A023E9F">
      <w:pPr>
        <w:jc w:val="center"/>
        <w:rPr>
          <w:rFonts w:hint="default" w:eastAsia="宋体"/>
          <w:b/>
          <w:color w:val="FF0000"/>
          <w:sz w:val="44"/>
          <w:szCs w:val="44"/>
          <w:lang w:val="en-US" w:eastAsia="zh-CN"/>
        </w:rPr>
      </w:pPr>
      <w:bookmarkStart w:id="3" w:name="_GoBack"/>
      <w:bookmarkEnd w:id="3"/>
    </w:p>
    <w:p w14:paraId="5E2D835D">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1B79DBF2">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754B180B">
      <w:pPr>
        <w:ind w:firstLine="270" w:firstLineChars="100"/>
        <w:jc w:val="both"/>
        <w:rPr>
          <w:rFonts w:hint="eastAsia" w:ascii="宋体" w:hAnsi="宋体"/>
          <w:color w:val="000000"/>
          <w:sz w:val="27"/>
          <w:szCs w:val="27"/>
        </w:rPr>
      </w:pPr>
    </w:p>
    <w:p w14:paraId="0ACFBC3A">
      <w:pPr>
        <w:jc w:val="center"/>
        <w:rPr>
          <w:rFonts w:hint="default" w:ascii="宋体" w:hAnsi="宋体"/>
          <w:szCs w:val="21"/>
          <w:lang w:val="en-US"/>
        </w:rPr>
      </w:pPr>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p w14:paraId="3D7178C4">
      <w:pPr>
        <w:jc w:val="center"/>
        <w:rPr>
          <w:rFonts w:hint="eastAsia"/>
          <w:szCs w:val="21"/>
        </w:rPr>
      </w:pPr>
    </w:p>
    <w:p w14:paraId="4CC63D41">
      <w:pPr>
        <w:jc w:val="center"/>
        <w:rPr>
          <w:rFonts w:hint="eastAsia" w:eastAsia="宋体"/>
          <w:szCs w:val="21"/>
          <w:lang w:val="en-US" w:eastAsia="zh-CN"/>
        </w:rPr>
      </w:pPr>
      <w:r>
        <w:rPr>
          <w:rFonts w:hint="eastAsia"/>
          <w:szCs w:val="21"/>
          <w:lang w:val="en-US" w:eastAsia="zh-CN"/>
        </w:rPr>
        <w:t xml:space="preserve"> </w:t>
      </w:r>
    </w:p>
    <w:p w14:paraId="1838B3AD">
      <w:pPr>
        <w:rPr>
          <w:rFonts w:hint="eastAsia"/>
          <w:szCs w:val="21"/>
        </w:rPr>
      </w:pPr>
    </w:p>
    <w:p w14:paraId="49EAEFE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val="0"/>
          <w:spacing w:val="0"/>
          <w:sz w:val="44"/>
          <w:szCs w:val="44"/>
        </w:rPr>
        <w:t>中共河北建筑工程学院委员会</w:t>
      </w:r>
    </w:p>
    <w:p w14:paraId="3BBD0ED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val="0"/>
          <w:spacing w:val="0"/>
          <w:sz w:val="44"/>
          <w:szCs w:val="44"/>
        </w:rPr>
        <w:t>河 北 建 筑 工 程 学 院</w:t>
      </w:r>
    </w:p>
    <w:p w14:paraId="0A98487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val="0"/>
          <w:spacing w:val="0"/>
          <w:sz w:val="44"/>
          <w:szCs w:val="44"/>
        </w:rPr>
        <w:t>关于调整</w:t>
      </w:r>
      <w:r>
        <w:rPr>
          <w:rFonts w:hint="eastAsia" w:ascii="宋体" w:hAnsi="宋体" w:eastAsia="宋体" w:cs="宋体"/>
          <w:b/>
          <w:bCs w:val="0"/>
          <w:spacing w:val="0"/>
          <w:sz w:val="44"/>
          <w:szCs w:val="44"/>
          <w:lang w:eastAsia="zh-CN"/>
        </w:rPr>
        <w:t>各种</w:t>
      </w:r>
      <w:r>
        <w:rPr>
          <w:rFonts w:hint="eastAsia" w:ascii="宋体" w:hAnsi="宋体" w:eastAsia="宋体" w:cs="宋体"/>
          <w:b/>
          <w:bCs w:val="0"/>
          <w:spacing w:val="0"/>
          <w:sz w:val="44"/>
          <w:szCs w:val="44"/>
        </w:rPr>
        <w:t>常设委员会、领导小组等机构组成人员的决定</w:t>
      </w:r>
    </w:p>
    <w:p w14:paraId="0765F8D0">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val="0"/>
          <w:spacing w:val="0"/>
          <w:sz w:val="44"/>
          <w:szCs w:val="44"/>
        </w:rPr>
        <w:t>（</w:t>
      </w:r>
      <w:r>
        <w:rPr>
          <w:rFonts w:hint="eastAsia" w:ascii="宋体" w:hAnsi="宋体" w:eastAsia="宋体" w:cs="宋体"/>
          <w:b/>
          <w:bCs w:val="0"/>
          <w:spacing w:val="0"/>
          <w:sz w:val="44"/>
          <w:szCs w:val="44"/>
          <w:lang w:val="en-US" w:eastAsia="zh-CN"/>
        </w:rPr>
        <w:t>2025</w:t>
      </w:r>
      <w:r>
        <w:rPr>
          <w:rFonts w:hint="eastAsia" w:ascii="宋体" w:hAnsi="宋体" w:eastAsia="宋体" w:cs="宋体"/>
          <w:b/>
          <w:bCs w:val="0"/>
          <w:spacing w:val="0"/>
          <w:sz w:val="44"/>
          <w:szCs w:val="44"/>
        </w:rPr>
        <w:t>年</w:t>
      </w:r>
      <w:r>
        <w:rPr>
          <w:rFonts w:hint="eastAsia" w:ascii="宋体" w:hAnsi="宋体" w:eastAsia="宋体" w:cs="宋体"/>
          <w:b/>
          <w:bCs w:val="0"/>
          <w:spacing w:val="0"/>
          <w:sz w:val="44"/>
          <w:szCs w:val="44"/>
          <w:lang w:val="en-US" w:eastAsia="zh-CN"/>
        </w:rPr>
        <w:t>8</w:t>
      </w:r>
      <w:r>
        <w:rPr>
          <w:rFonts w:hint="eastAsia" w:ascii="宋体" w:hAnsi="宋体" w:eastAsia="宋体" w:cs="宋体"/>
          <w:b/>
          <w:bCs w:val="0"/>
          <w:spacing w:val="0"/>
          <w:sz w:val="44"/>
          <w:szCs w:val="44"/>
        </w:rPr>
        <w:t>月</w:t>
      </w:r>
      <w:r>
        <w:rPr>
          <w:rFonts w:hint="eastAsia" w:ascii="宋体" w:hAnsi="宋体" w:eastAsia="宋体" w:cs="宋体"/>
          <w:b/>
          <w:bCs w:val="0"/>
          <w:spacing w:val="0"/>
          <w:sz w:val="44"/>
          <w:szCs w:val="44"/>
          <w:lang w:val="en-US" w:eastAsia="zh-CN"/>
        </w:rPr>
        <w:t>29</w:t>
      </w:r>
      <w:r>
        <w:rPr>
          <w:rFonts w:hint="eastAsia" w:ascii="宋体" w:hAnsi="宋体" w:eastAsia="宋体" w:cs="宋体"/>
          <w:b/>
          <w:bCs w:val="0"/>
          <w:spacing w:val="0"/>
          <w:sz w:val="44"/>
          <w:szCs w:val="44"/>
        </w:rPr>
        <w:t>日）</w:t>
      </w:r>
    </w:p>
    <w:p w14:paraId="2FFA3359">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p>
    <w:p w14:paraId="4A00B52C">
      <w:pPr>
        <w:keepNext w:val="0"/>
        <w:keepLines w:val="0"/>
        <w:pageBreakBefore w:val="0"/>
        <w:widowControl/>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color w:val="auto"/>
          <w:sz w:val="30"/>
          <w:szCs w:val="30"/>
        </w:rPr>
      </w:pPr>
      <w:r>
        <w:rPr>
          <w:rFonts w:hint="eastAsia" w:ascii="仿宋" w:hAnsi="仿宋" w:eastAsia="仿宋" w:cs="仿宋"/>
          <w:color w:val="auto"/>
          <w:sz w:val="32"/>
          <w:szCs w:val="32"/>
        </w:rPr>
        <w:t>为切实加强学校各常设委员会、各类领导小组等机构的组织领导与统筹协调，充分发挥其职能作用，保障学校各项工作持续高效推进，经学校党委常委会研究决定，对相关机构组成人员进行调整和充实。调整后的人员名单如下：</w:t>
      </w:r>
    </w:p>
    <w:p w14:paraId="374F4475">
      <w:pPr>
        <w:keepNext w:val="0"/>
        <w:keepLines w:val="0"/>
        <w:pageBreakBefore w:val="0"/>
        <w:widowControl/>
        <w:numPr>
          <w:ilvl w:val="0"/>
          <w:numId w:val="1"/>
        </w:numPr>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color w:val="auto"/>
          <w:sz w:val="30"/>
          <w:szCs w:val="30"/>
        </w:rPr>
      </w:pPr>
      <w:r>
        <w:rPr>
          <w:rFonts w:hint="eastAsia" w:ascii="黑体" w:hAnsi="黑体" w:eastAsia="黑体" w:cs="黑体"/>
          <w:color w:val="auto"/>
          <w:sz w:val="32"/>
          <w:szCs w:val="32"/>
        </w:rPr>
        <w:t>河北建筑工程学院常设委员会组成人员</w:t>
      </w:r>
    </w:p>
    <w:p w14:paraId="414F7B4A">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（一）</w:t>
      </w:r>
      <w:r>
        <w:rPr>
          <w:rFonts w:hint="eastAsia" w:ascii="楷体" w:hAnsi="楷体" w:eastAsia="楷体" w:cs="楷体"/>
          <w:b/>
          <w:bCs/>
          <w:color w:val="auto"/>
          <w:sz w:val="32"/>
          <w:szCs w:val="32"/>
          <w:highlight w:val="none"/>
        </w:rPr>
        <w:t>保密委员会（成立于1998年6月）</w:t>
      </w:r>
    </w:p>
    <w:p w14:paraId="57D382F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eastAsia="zh-CN"/>
        </w:rPr>
        <w:t>翁维素</w:t>
      </w:r>
    </w:p>
    <w:p w14:paraId="062C6520">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副主任：王建民、</w:t>
      </w:r>
      <w:r>
        <w:rPr>
          <w:rFonts w:hint="eastAsia" w:ascii="仿宋" w:hAnsi="仿宋" w:eastAsia="仿宋" w:cs="仿宋"/>
          <w:b w:val="0"/>
          <w:bCs w:val="0"/>
          <w:color w:val="auto"/>
          <w:sz w:val="32"/>
          <w:szCs w:val="32"/>
          <w:highlight w:val="none"/>
          <w:lang w:val="en-US" w:eastAsia="zh-CN"/>
        </w:rPr>
        <w:t>张立群、尹万玉、</w:t>
      </w:r>
      <w:r>
        <w:rPr>
          <w:rFonts w:hint="eastAsia" w:ascii="仿宋" w:hAnsi="仿宋" w:eastAsia="仿宋" w:cs="仿宋"/>
          <w:b w:val="0"/>
          <w:bCs w:val="0"/>
          <w:color w:val="auto"/>
          <w:sz w:val="32"/>
          <w:szCs w:val="32"/>
          <w:highlight w:val="none"/>
          <w:lang w:eastAsia="zh-CN"/>
        </w:rPr>
        <w:t>姚  冰、李  敏</w:t>
      </w:r>
    </w:p>
    <w:p w14:paraId="070D483B">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赵海军</w:t>
      </w:r>
      <w:r>
        <w:rPr>
          <w:rFonts w:hint="eastAsia" w:ascii="仿宋" w:hAnsi="仿宋" w:eastAsia="仿宋" w:cs="仿宋"/>
          <w:b w:val="0"/>
          <w:bCs w:val="0"/>
          <w:color w:val="auto"/>
          <w:sz w:val="32"/>
          <w:szCs w:val="32"/>
          <w:highlight w:val="none"/>
          <w:lang w:val="en-US" w:eastAsia="zh-CN"/>
        </w:rPr>
        <w:t>、贾玉贵</w:t>
      </w:r>
    </w:p>
    <w:p w14:paraId="022E9D7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委  员：</w:t>
      </w:r>
      <w:r>
        <w:rPr>
          <w:rFonts w:hint="eastAsia" w:ascii="仿宋" w:hAnsi="仿宋" w:eastAsia="仿宋" w:cs="仿宋"/>
          <w:b w:val="0"/>
          <w:bCs w:val="0"/>
          <w:color w:val="auto"/>
          <w:sz w:val="32"/>
          <w:szCs w:val="32"/>
          <w:highlight w:val="none"/>
          <w:lang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p>
    <w:p w14:paraId="2C7B18B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邓大鹏</w:t>
      </w:r>
    </w:p>
    <w:p w14:paraId="6440679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lang w:val="en-US" w:eastAsia="zh-CN"/>
        </w:rPr>
        <w:t>刘晓群</w:t>
      </w:r>
    </w:p>
    <w:p w14:paraId="5907738A">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0"/>
          <w:szCs w:val="30"/>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党委（校长）办公室</w:t>
      </w:r>
    </w:p>
    <w:p w14:paraId="089D95F3">
      <w:pPr>
        <w:keepNext w:val="0"/>
        <w:keepLines w:val="0"/>
        <w:pageBreakBefore w:val="0"/>
        <w:widowControl w:val="0"/>
        <w:kinsoku/>
        <w:wordWrap/>
        <w:overflowPunct/>
        <w:topLinePunct w:val="0"/>
        <w:autoSpaceDE/>
        <w:autoSpaceDN/>
        <w:bidi w:val="0"/>
        <w:adjustRightInd/>
        <w:snapToGrid/>
        <w:spacing w:line="400" w:lineRule="exact"/>
        <w:ind w:firstLine="576" w:firstLineChars="192"/>
        <w:jc w:val="both"/>
        <w:textAlignment w:val="auto"/>
        <w:rPr>
          <w:rFonts w:hint="eastAsia" w:ascii="仿宋" w:hAnsi="仿宋" w:eastAsia="仿宋" w:cs="仿宋"/>
          <w:b w:val="0"/>
          <w:bCs w:val="0"/>
          <w:color w:val="auto"/>
          <w:sz w:val="30"/>
          <w:szCs w:val="30"/>
          <w:lang w:eastAsia="zh-CN"/>
        </w:rPr>
      </w:pPr>
    </w:p>
    <w:p w14:paraId="31537A8A">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val="en-US" w:eastAsia="zh-CN"/>
        </w:rPr>
        <w:t>（二）</w:t>
      </w:r>
      <w:r>
        <w:rPr>
          <w:rFonts w:hint="eastAsia" w:ascii="楷体" w:hAnsi="楷体" w:eastAsia="楷体" w:cs="楷体"/>
          <w:b/>
          <w:bCs/>
          <w:color w:val="auto"/>
          <w:sz w:val="32"/>
          <w:szCs w:val="32"/>
          <w:highlight w:val="none"/>
        </w:rPr>
        <w:t>档案管理委员会（成立于1997年7月）</w:t>
      </w:r>
    </w:p>
    <w:p w14:paraId="36EE7FA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主  任：王建民</w:t>
      </w:r>
    </w:p>
    <w:p w14:paraId="0135747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副主任：张立群、尹万玉、姚  冰、李  敏</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rPr>
        <w:t>赵海军</w:t>
      </w:r>
    </w:p>
    <w:p w14:paraId="4563571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贾玉贵</w:t>
      </w:r>
    </w:p>
    <w:p w14:paraId="28EFBD2F">
      <w:pPr>
        <w:keepNext w:val="0"/>
        <w:keepLines w:val="0"/>
        <w:pageBreakBefore w:val="0"/>
        <w:widowControl w:val="0"/>
        <w:kinsoku/>
        <w:wordWrap/>
        <w:overflowPunct/>
        <w:topLinePunct w:val="0"/>
        <w:autoSpaceDE/>
        <w:autoSpaceDN/>
        <w:bidi w:val="0"/>
        <w:adjustRightInd/>
        <w:snapToGrid/>
        <w:spacing w:line="560" w:lineRule="exact"/>
        <w:ind w:left="1839" w:leftChars="266" w:hanging="1280" w:hangingChars="400"/>
        <w:jc w:val="both"/>
        <w:textAlignment w:val="auto"/>
        <w:rPr>
          <w:rFonts w:hint="default" w:ascii="仿宋" w:hAnsi="仿宋" w:eastAsia="仿宋" w:cs="仿宋"/>
          <w:b w:val="0"/>
          <w:bCs w:val="0"/>
          <w:color w:val="auto"/>
          <w:sz w:val="32"/>
          <w:szCs w:val="32"/>
          <w:highlight w:val="none"/>
          <w:lang w:val="en-US"/>
        </w:rPr>
      </w:pPr>
      <w:r>
        <w:rPr>
          <w:rFonts w:hint="eastAsia" w:ascii="仿宋" w:hAnsi="仿宋" w:eastAsia="仿宋" w:cs="仿宋"/>
          <w:b w:val="0"/>
          <w:bCs w:val="0"/>
          <w:color w:val="auto"/>
          <w:sz w:val="32"/>
          <w:szCs w:val="32"/>
          <w:highlight w:val="none"/>
        </w:rPr>
        <w:t>委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p>
    <w:p w14:paraId="56A5FA2B">
      <w:pPr>
        <w:keepNext w:val="0"/>
        <w:keepLines w:val="0"/>
        <w:pageBreakBefore w:val="0"/>
        <w:widowControl w:val="0"/>
        <w:kinsoku/>
        <w:wordWrap/>
        <w:overflowPunct/>
        <w:topLinePunct w:val="0"/>
        <w:autoSpaceDE/>
        <w:autoSpaceDN/>
        <w:bidi w:val="0"/>
        <w:adjustRightInd/>
        <w:snapToGrid/>
        <w:spacing w:line="560" w:lineRule="exact"/>
        <w:ind w:left="1606" w:leftChars="765"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曹  宇</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lang w:eastAsia="zh-CN"/>
        </w:rPr>
        <w:t>、王登海</w:t>
      </w:r>
    </w:p>
    <w:p w14:paraId="281760EC">
      <w:pPr>
        <w:keepNext w:val="0"/>
        <w:keepLines w:val="0"/>
        <w:pageBreakBefore w:val="0"/>
        <w:widowControl w:val="0"/>
        <w:kinsoku/>
        <w:wordWrap/>
        <w:overflowPunct/>
        <w:topLinePunct w:val="0"/>
        <w:autoSpaceDE/>
        <w:autoSpaceDN/>
        <w:bidi w:val="0"/>
        <w:adjustRightInd/>
        <w:snapToGrid/>
        <w:spacing w:line="560" w:lineRule="exact"/>
        <w:ind w:left="1606" w:leftChars="765"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lang w:eastAsia="zh-CN"/>
        </w:rPr>
        <w:t>罗  义、李晓庆</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p>
    <w:p w14:paraId="61D15D1B">
      <w:pPr>
        <w:keepNext w:val="0"/>
        <w:keepLines w:val="0"/>
        <w:pageBreakBefore w:val="0"/>
        <w:widowControl w:val="0"/>
        <w:kinsoku/>
        <w:wordWrap/>
        <w:overflowPunct/>
        <w:topLinePunct w:val="0"/>
        <w:autoSpaceDE/>
        <w:autoSpaceDN/>
        <w:bidi w:val="0"/>
        <w:adjustRightInd/>
        <w:snapToGrid/>
        <w:spacing w:line="560" w:lineRule="exact"/>
        <w:ind w:left="1606" w:leftChars="765" w:firstLine="0" w:firstLineChars="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王占英、常  青、</w:t>
      </w:r>
      <w:r>
        <w:rPr>
          <w:rFonts w:hint="eastAsia" w:ascii="仿宋" w:hAnsi="仿宋" w:eastAsia="仿宋" w:cs="仿宋"/>
          <w:b w:val="0"/>
          <w:bCs w:val="0"/>
          <w:color w:val="auto"/>
          <w:sz w:val="32"/>
          <w:szCs w:val="32"/>
          <w:highlight w:val="none"/>
          <w:lang w:val="en-US" w:eastAsia="zh-CN"/>
        </w:rPr>
        <w:t>林大岵、葛立杰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麻振华</w:t>
      </w:r>
    </w:p>
    <w:p w14:paraId="02F36273">
      <w:pPr>
        <w:keepNext w:val="0"/>
        <w:keepLines w:val="0"/>
        <w:pageBreakBefore w:val="0"/>
        <w:widowControl w:val="0"/>
        <w:kinsoku/>
        <w:wordWrap/>
        <w:overflowPunct/>
        <w:topLinePunct w:val="0"/>
        <w:autoSpaceDE/>
        <w:autoSpaceDN/>
        <w:bidi w:val="0"/>
        <w:adjustRightInd/>
        <w:snapToGrid/>
        <w:spacing w:line="560" w:lineRule="exact"/>
        <w:ind w:left="1606" w:leftChars="765" w:firstLine="0" w:firstLineChars="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孙  勇、郝桂珍、</w:t>
      </w:r>
      <w:r>
        <w:rPr>
          <w:rFonts w:hint="eastAsia" w:ascii="仿宋" w:hAnsi="仿宋" w:eastAsia="仿宋" w:cs="仿宋"/>
          <w:b w:val="0"/>
          <w:bCs w:val="0"/>
          <w:color w:val="auto"/>
          <w:sz w:val="32"/>
          <w:szCs w:val="32"/>
          <w:highlight w:val="none"/>
          <w:lang w:eastAsia="zh-CN"/>
        </w:rPr>
        <w:t>温秀梅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李佳欣</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王  赫</w:t>
      </w:r>
    </w:p>
    <w:p w14:paraId="1EB23841">
      <w:pPr>
        <w:keepNext w:val="0"/>
        <w:keepLines w:val="0"/>
        <w:pageBreakBefore w:val="0"/>
        <w:widowControl w:val="0"/>
        <w:kinsoku/>
        <w:wordWrap/>
        <w:overflowPunct/>
        <w:topLinePunct w:val="0"/>
        <w:autoSpaceDE/>
        <w:autoSpaceDN/>
        <w:bidi w:val="0"/>
        <w:adjustRightInd/>
        <w:snapToGrid/>
        <w:spacing w:line="560" w:lineRule="exact"/>
        <w:ind w:left="1606" w:leftChars="765"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闫磊磊</w:t>
      </w:r>
      <w:r>
        <w:rPr>
          <w:rFonts w:hint="eastAsia" w:ascii="仿宋" w:hAnsi="仿宋" w:eastAsia="仿宋" w:cs="仿宋"/>
          <w:b w:val="0"/>
          <w:bCs w:val="0"/>
          <w:color w:val="auto"/>
          <w:sz w:val="32"/>
          <w:szCs w:val="32"/>
          <w:highlight w:val="none"/>
          <w:lang w:eastAsia="zh-CN"/>
        </w:rPr>
        <w:t>、裴宏伟、毕全超、吕</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国</w:t>
      </w:r>
    </w:p>
    <w:p w14:paraId="2F7BD1A0">
      <w:pPr>
        <w:keepNext w:val="0"/>
        <w:keepLines w:val="0"/>
        <w:pageBreakBefore w:val="0"/>
        <w:widowControl w:val="0"/>
        <w:kinsoku/>
        <w:wordWrap/>
        <w:overflowPunct/>
        <w:topLinePunct w:val="0"/>
        <w:autoSpaceDE/>
        <w:autoSpaceDN/>
        <w:bidi w:val="0"/>
        <w:adjustRightInd/>
        <w:snapToGrid/>
        <w:spacing w:line="560" w:lineRule="exact"/>
        <w:ind w:left="1606" w:leftChars="765" w:firstLine="0" w:firstLineChars="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徐</w:t>
      </w:r>
      <w:r>
        <w:rPr>
          <w:rFonts w:hint="eastAsia" w:ascii="仿宋" w:hAnsi="仿宋" w:eastAsia="仿宋" w:cs="仿宋"/>
          <w:b w:val="0"/>
          <w:bCs w:val="0"/>
          <w:color w:val="auto"/>
          <w:sz w:val="32"/>
          <w:szCs w:val="32"/>
          <w:highlight w:val="none"/>
          <w:lang w:val="en-US" w:eastAsia="zh-CN"/>
        </w:rPr>
        <w:t>海涛</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刘晓群</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斌</w:t>
      </w:r>
    </w:p>
    <w:p w14:paraId="4F44CD3C">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党委（校长）办公室</w:t>
      </w:r>
    </w:p>
    <w:p w14:paraId="0424E88C">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22188618">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（三）关心下一代工作委员会（成立于1995年10月）</w:t>
      </w:r>
    </w:p>
    <w:p w14:paraId="07AD337E">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  任：翁维素</w:t>
      </w:r>
    </w:p>
    <w:p w14:paraId="6513C3E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 xml:space="preserve">副主任：肖立新、孙  彬、李晓庆 </w:t>
      </w:r>
    </w:p>
    <w:p w14:paraId="7CD330FF">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  员：李汉超、王喜明、罗  义、钟晓春、王  洁</w:t>
      </w:r>
    </w:p>
    <w:p w14:paraId="771D7878">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于江利、李海波、杜  鹏、狄巨星、李树新</w:t>
      </w:r>
    </w:p>
    <w:p w14:paraId="4BEC573F">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吴永强、庞  炜、赵有江、王  赫、刘建军</w:t>
      </w:r>
    </w:p>
    <w:p w14:paraId="6C03405B">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申  静、裴宏伟、王登玉</w:t>
      </w:r>
    </w:p>
    <w:p w14:paraId="15B0207E">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000000"/>
          <w:sz w:val="32"/>
          <w:szCs w:val="32"/>
        </w:rPr>
      </w:pPr>
      <w:r>
        <w:rPr>
          <w:rFonts w:hint="eastAsia" w:ascii="仿宋" w:hAnsi="仿宋" w:eastAsia="仿宋" w:cs="仿宋"/>
          <w:b w:val="0"/>
          <w:bCs w:val="0"/>
          <w:color w:val="auto"/>
          <w:sz w:val="32"/>
          <w:szCs w:val="32"/>
        </w:rPr>
        <w:t>委员会下设办公室，</w:t>
      </w:r>
      <w:r>
        <w:rPr>
          <w:rFonts w:hint="eastAsia" w:ascii="仿宋" w:hAnsi="仿宋" w:eastAsia="仿宋" w:cs="仿宋"/>
          <w:b w:val="0"/>
          <w:bCs w:val="0"/>
          <w:color w:val="auto"/>
          <w:sz w:val="32"/>
          <w:szCs w:val="32"/>
          <w:highlight w:val="none"/>
        </w:rPr>
        <w:t>办公</w:t>
      </w:r>
      <w:r>
        <w:rPr>
          <w:rFonts w:hint="eastAsia" w:ascii="仿宋" w:hAnsi="仿宋" w:eastAsia="仿宋" w:cs="仿宋"/>
          <w:b w:val="0"/>
          <w:bCs w:val="0"/>
          <w:color w:val="000000"/>
          <w:sz w:val="32"/>
          <w:szCs w:val="32"/>
          <w:highlight w:val="none"/>
        </w:rPr>
        <w:t>室设在组织部老干部科</w:t>
      </w:r>
    </w:p>
    <w:p w14:paraId="16A29DBE">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4074528D">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（四）校报编辑委员会（成立于1984年6月）</w:t>
      </w:r>
    </w:p>
    <w:p w14:paraId="54E8D2AC">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主  任：尹万玉</w:t>
      </w:r>
    </w:p>
    <w:p w14:paraId="0D2B9F4D">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 xml:space="preserve">副主任：王喜明 </w:t>
      </w:r>
    </w:p>
    <w:p w14:paraId="00A2A35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编  委：李汉超、肖立新、孙  彬、刘  超、梁建明</w:t>
      </w:r>
    </w:p>
    <w:p w14:paraId="1C894B2C">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曹  宇、胡万枝、邓大鹏、刘继文、罗  义</w:t>
      </w:r>
    </w:p>
    <w:p w14:paraId="4C6A1198">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李晓庆、钟晓春、王  洁、于江利、李海波</w:t>
      </w:r>
    </w:p>
    <w:p w14:paraId="066783BC">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杜  鹏、狄巨星、李树新、吴永强、庞  炜</w:t>
      </w:r>
    </w:p>
    <w:p w14:paraId="40701E3A">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赵有江、王  赫、刘建军、申  静、</w:t>
      </w:r>
      <w:r>
        <w:rPr>
          <w:rFonts w:hint="eastAsia" w:ascii="仿宋" w:hAnsi="仿宋" w:eastAsia="仿宋" w:cs="仿宋"/>
          <w:b w:val="0"/>
          <w:bCs w:val="0"/>
          <w:color w:val="auto"/>
          <w:sz w:val="32"/>
          <w:szCs w:val="32"/>
        </w:rPr>
        <w:t>裴宏伟</w:t>
      </w:r>
    </w:p>
    <w:p w14:paraId="69BB5104">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王  斌、学生记者团负责人</w:t>
      </w:r>
    </w:p>
    <w:p w14:paraId="088106BB">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委员会下设办公室，办公室设在</w:t>
      </w:r>
      <w:r>
        <w:rPr>
          <w:rFonts w:hint="eastAsia" w:ascii="仿宋" w:hAnsi="仿宋" w:eastAsia="仿宋" w:cs="仿宋"/>
          <w:b w:val="0"/>
          <w:bCs w:val="0"/>
          <w:color w:val="auto"/>
          <w:sz w:val="32"/>
          <w:szCs w:val="32"/>
          <w:highlight w:val="none"/>
          <w:lang w:eastAsia="zh-CN"/>
        </w:rPr>
        <w:t>宣传（统战）部</w:t>
      </w:r>
      <w:r>
        <w:rPr>
          <w:rFonts w:hint="eastAsia" w:ascii="仿宋" w:hAnsi="仿宋" w:eastAsia="仿宋" w:cs="仿宋"/>
          <w:b w:val="0"/>
          <w:bCs w:val="0"/>
          <w:color w:val="auto"/>
          <w:sz w:val="32"/>
          <w:szCs w:val="32"/>
          <w:highlight w:val="none"/>
          <w:lang w:val="en-US" w:eastAsia="zh-CN"/>
        </w:rPr>
        <w:t>（校报编辑部）</w:t>
      </w:r>
    </w:p>
    <w:p w14:paraId="5F1683FA">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p>
    <w:p w14:paraId="10549AE1">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（五）招生录取工作委员会（成立于2001年7月）</w:t>
      </w:r>
    </w:p>
    <w:p w14:paraId="51FBC25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eastAsia="zh-CN"/>
        </w:rPr>
        <w:t>王建民</w:t>
      </w:r>
    </w:p>
    <w:p w14:paraId="63E9EFD7">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副主任：李  敏</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rPr>
        <w:t>赵海军</w:t>
      </w:r>
    </w:p>
    <w:p w14:paraId="5370C150">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李汉超、</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 xml:space="preserve">李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杰、孙  彬、梁建明</w:t>
      </w:r>
    </w:p>
    <w:p w14:paraId="72C006EC">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 xml:space="preserve">钟晓春、王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p>
    <w:p w14:paraId="24EAD4E0">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r>
        <w:rPr>
          <w:rFonts w:hint="eastAsia" w:ascii="仿宋" w:hAnsi="仿宋" w:eastAsia="仿宋" w:cs="仿宋"/>
          <w:b w:val="0"/>
          <w:bCs w:val="0"/>
          <w:color w:val="auto"/>
          <w:sz w:val="32"/>
          <w:szCs w:val="32"/>
          <w:highlight w:val="none"/>
          <w:lang w:eastAsia="zh-CN"/>
        </w:rPr>
        <w:t>庞  炜</w:t>
      </w:r>
    </w:p>
    <w:p w14:paraId="12D053B2">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rPr>
        <w:t>裴宏伟</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highlight w:val="none"/>
          <w:lang w:eastAsia="zh-CN"/>
        </w:rPr>
        <w:t>吕</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国</w:t>
      </w:r>
      <w:r>
        <w:rPr>
          <w:rFonts w:hint="eastAsia" w:ascii="仿宋" w:hAnsi="仿宋" w:eastAsia="仿宋" w:cs="仿宋"/>
          <w:b w:val="0"/>
          <w:bCs w:val="0"/>
          <w:color w:val="auto"/>
          <w:sz w:val="32"/>
          <w:szCs w:val="32"/>
          <w:highlight w:val="none"/>
        </w:rPr>
        <w:t xml:space="preserve">、王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斌</w:t>
      </w:r>
    </w:p>
    <w:p w14:paraId="57CC959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学生工作处</w:t>
      </w:r>
    </w:p>
    <w:p w14:paraId="0719971E">
      <w:pPr>
        <w:keepNext w:val="0"/>
        <w:keepLines w:val="0"/>
        <w:pageBreakBefore w:val="0"/>
        <w:widowControl w:val="0"/>
        <w:kinsoku/>
        <w:wordWrap/>
        <w:overflowPunct/>
        <w:topLinePunct w:val="0"/>
        <w:autoSpaceDE/>
        <w:autoSpaceDN/>
        <w:bidi w:val="0"/>
        <w:adjustRightInd/>
        <w:snapToGrid/>
        <w:spacing w:line="400" w:lineRule="exact"/>
        <w:ind w:firstLine="643" w:firstLineChars="200"/>
        <w:jc w:val="both"/>
        <w:textAlignment w:val="auto"/>
        <w:rPr>
          <w:rFonts w:hint="eastAsia" w:ascii="楷体" w:hAnsi="楷体" w:eastAsia="楷体" w:cs="楷体"/>
          <w:b/>
          <w:bCs/>
          <w:color w:val="auto"/>
          <w:sz w:val="32"/>
          <w:szCs w:val="32"/>
          <w:highlight w:val="none"/>
          <w:lang w:val="en-US" w:eastAsia="zh-CN"/>
        </w:rPr>
      </w:pPr>
    </w:p>
    <w:p w14:paraId="51F424D2">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（六）本科生国家奖助学金评审委员会（成立于2002年10月，原名为国家奖学金评审委员会）</w:t>
      </w:r>
    </w:p>
    <w:p w14:paraId="5433219B">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主  任：赵海军</w:t>
      </w:r>
    </w:p>
    <w:p w14:paraId="734B35DD">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副主任：孙  彬</w:t>
      </w:r>
    </w:p>
    <w:p w14:paraId="72E4960B">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 xml:space="preserve">：钟晓春、王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p>
    <w:p w14:paraId="0DF4A54C">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狄巨星、李树新、吴永强、</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p>
    <w:p w14:paraId="34732565">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张力学</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贾绍宁</w:t>
      </w:r>
    </w:p>
    <w:p w14:paraId="1FE11848">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学生工作处</w:t>
      </w:r>
    </w:p>
    <w:p w14:paraId="1118AD5C">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539288EB">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（七）学生违纪处理委员会（成立于2017年10月）</w:t>
      </w:r>
    </w:p>
    <w:p w14:paraId="6B25559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eastAsia="zh-CN"/>
        </w:rPr>
        <w:t>王建民</w:t>
      </w:r>
    </w:p>
    <w:p w14:paraId="4A60415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副主任：</w:t>
      </w:r>
      <w:r>
        <w:rPr>
          <w:rFonts w:hint="eastAsia" w:ascii="仿宋" w:hAnsi="仿宋" w:eastAsia="仿宋" w:cs="仿宋"/>
          <w:b w:val="0"/>
          <w:bCs w:val="0"/>
          <w:color w:val="auto"/>
          <w:sz w:val="32"/>
          <w:szCs w:val="32"/>
          <w:highlight w:val="none"/>
          <w:lang w:val="en-US" w:eastAsia="zh-CN"/>
        </w:rPr>
        <w:t>李  敏</w:t>
      </w:r>
      <w:r>
        <w:rPr>
          <w:rFonts w:hint="eastAsia" w:ascii="仿宋" w:hAnsi="仿宋" w:eastAsia="仿宋" w:cs="仿宋"/>
          <w:b w:val="0"/>
          <w:bCs w:val="0"/>
          <w:color w:val="auto"/>
          <w:sz w:val="32"/>
          <w:szCs w:val="32"/>
          <w:highlight w:val="none"/>
          <w:lang w:eastAsia="zh-CN"/>
        </w:rPr>
        <w:t>、赵海军</w:t>
      </w:r>
    </w:p>
    <w:p w14:paraId="6077B95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彬、梁建明、邓大鹏、李晓庆</w:t>
      </w:r>
      <w:r>
        <w:rPr>
          <w:rFonts w:hint="eastAsia" w:ascii="仿宋" w:hAnsi="仿宋" w:eastAsia="仿宋" w:cs="仿宋"/>
          <w:b w:val="0"/>
          <w:bCs w:val="0"/>
          <w:color w:val="auto"/>
          <w:sz w:val="32"/>
          <w:szCs w:val="32"/>
          <w:highlight w:val="none"/>
        </w:rPr>
        <w:t>、钟晓春</w:t>
      </w:r>
    </w:p>
    <w:p w14:paraId="152AF13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 xml:space="preserve">王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w:t>
      </w:r>
    </w:p>
    <w:p w14:paraId="2FD2920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李树新、吴永强、</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王  赫</w:t>
      </w:r>
    </w:p>
    <w:p w14:paraId="016AD434">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裴宏伟</w:t>
      </w:r>
    </w:p>
    <w:p w14:paraId="630758BF">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学生工作处</w:t>
      </w:r>
    </w:p>
    <w:p w14:paraId="5B6DD1EC">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12323AA5">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（八）学生申诉委员会（成立于2007年3月8日）</w:t>
      </w:r>
    </w:p>
    <w:p w14:paraId="584F02F1">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主  任：王建民</w:t>
      </w:r>
    </w:p>
    <w:p w14:paraId="73D5D4F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副主任：李  敏、赵海军</w:t>
      </w:r>
    </w:p>
    <w:p w14:paraId="70C4AD72">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eastAsia="zh-CN"/>
        </w:rPr>
        <w:t>委</w:t>
      </w:r>
      <w:r>
        <w:rPr>
          <w:rFonts w:hint="eastAsia" w:ascii="仿宋" w:hAnsi="仿宋" w:eastAsia="仿宋" w:cs="仿宋"/>
          <w:color w:val="auto"/>
          <w:sz w:val="32"/>
          <w:szCs w:val="32"/>
          <w:highlight w:val="none"/>
          <w:lang w:val="en-US" w:eastAsia="zh-CN"/>
        </w:rPr>
        <w:t xml:space="preserve">  </w:t>
      </w:r>
      <w:r>
        <w:rPr>
          <w:rFonts w:hint="eastAsia" w:ascii="仿宋" w:hAnsi="仿宋" w:eastAsia="仿宋" w:cs="仿宋"/>
          <w:color w:val="auto"/>
          <w:sz w:val="32"/>
          <w:szCs w:val="32"/>
          <w:highlight w:val="none"/>
          <w:lang w:eastAsia="zh-CN"/>
        </w:rPr>
        <w:t>员</w:t>
      </w:r>
      <w:r>
        <w:rPr>
          <w:rFonts w:hint="eastAsia" w:ascii="仿宋" w:hAnsi="仿宋" w:eastAsia="仿宋" w:cs="仿宋"/>
          <w:color w:val="auto"/>
          <w:sz w:val="32"/>
          <w:szCs w:val="32"/>
          <w:highlight w:val="none"/>
          <w:lang w:val="en-US" w:eastAsia="zh-CN"/>
        </w:rPr>
        <w:t>：李汉超、李  杰、孙  彬、梁建明、</w:t>
      </w:r>
      <w:r>
        <w:rPr>
          <w:rFonts w:hint="eastAsia" w:ascii="仿宋" w:hAnsi="仿宋" w:eastAsia="仿宋" w:cs="仿宋"/>
          <w:color w:val="auto"/>
          <w:sz w:val="32"/>
          <w:szCs w:val="32"/>
          <w:highlight w:val="none"/>
          <w:u w:val="none"/>
          <w:lang w:val="en-US" w:eastAsia="zh-CN"/>
        </w:rPr>
        <w:t>曹  宇</w:t>
      </w:r>
    </w:p>
    <w:p w14:paraId="11765CC3">
      <w:pPr>
        <w:keepNext w:val="0"/>
        <w:keepLines w:val="0"/>
        <w:pageBreakBefore w:val="0"/>
        <w:widowControl/>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裴宏伟、郭萌萌、丁万星、研究生代表（一名）</w:t>
      </w:r>
    </w:p>
    <w:p w14:paraId="6ADD87E0">
      <w:pPr>
        <w:keepNext w:val="0"/>
        <w:keepLines w:val="0"/>
        <w:pageBreakBefore w:val="0"/>
        <w:widowControl/>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lang w:val="en-US" w:eastAsia="zh-CN"/>
        </w:rPr>
        <w:t>本科生代表（一名）</w:t>
      </w:r>
    </w:p>
    <w:p w14:paraId="10A81D0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yellow"/>
        </w:rPr>
      </w:pPr>
      <w:r>
        <w:rPr>
          <w:rFonts w:hint="eastAsia" w:ascii="仿宋" w:hAnsi="仿宋" w:eastAsia="仿宋" w:cs="仿宋"/>
          <w:color w:val="auto"/>
          <w:sz w:val="32"/>
          <w:szCs w:val="32"/>
          <w:highlight w:val="none"/>
          <w:lang w:eastAsia="zh-CN"/>
        </w:rPr>
        <w:t>委员会下设办公室，办公室设在学生工作处</w:t>
      </w:r>
    </w:p>
    <w:p w14:paraId="027E6106">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69977F45">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（九）</w:t>
      </w:r>
      <w:r>
        <w:rPr>
          <w:rFonts w:hint="eastAsia" w:ascii="楷体" w:hAnsi="楷体" w:eastAsia="楷体" w:cs="楷体"/>
          <w:b/>
          <w:bCs/>
          <w:color w:val="auto"/>
          <w:sz w:val="32"/>
          <w:szCs w:val="32"/>
        </w:rPr>
        <w:t>专业技术岗位聘用委员会（成立于2009年4月）</w:t>
      </w:r>
    </w:p>
    <w:p w14:paraId="1A6862F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val="en-US" w:eastAsia="zh-CN"/>
        </w:rPr>
        <w:t>王建民</w:t>
      </w:r>
    </w:p>
    <w:p w14:paraId="7253E742">
      <w:pPr>
        <w:keepNext w:val="0"/>
        <w:keepLines w:val="0"/>
        <w:pageBreakBefore w:val="0"/>
        <w:widowControl w:val="0"/>
        <w:kinsoku/>
        <w:wordWrap/>
        <w:overflowPunct/>
        <w:topLinePunct w:val="0"/>
        <w:autoSpaceDE/>
        <w:autoSpaceDN/>
        <w:bidi w:val="0"/>
        <w:adjustRightInd/>
        <w:snapToGrid/>
        <w:spacing w:line="560" w:lineRule="exact"/>
        <w:ind w:left="1855" w:leftChars="266" w:hanging="1296" w:hangingChars="405"/>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副主任：</w:t>
      </w:r>
      <w:r>
        <w:rPr>
          <w:rFonts w:hint="eastAsia" w:ascii="仿宋" w:hAnsi="仿宋" w:eastAsia="仿宋" w:cs="仿宋"/>
          <w:b w:val="0"/>
          <w:bCs w:val="0"/>
          <w:color w:val="auto"/>
          <w:sz w:val="32"/>
          <w:szCs w:val="32"/>
          <w:highlight w:val="none"/>
          <w:lang w:eastAsia="zh-CN"/>
        </w:rPr>
        <w:t>姚</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敏、赵海军、</w:t>
      </w:r>
      <w:r>
        <w:rPr>
          <w:rFonts w:hint="eastAsia" w:ascii="仿宋" w:hAnsi="仿宋" w:eastAsia="仿宋" w:cs="仿宋"/>
          <w:b w:val="0"/>
          <w:bCs w:val="0"/>
          <w:color w:val="auto"/>
          <w:sz w:val="32"/>
          <w:szCs w:val="32"/>
          <w:highlight w:val="none"/>
        </w:rPr>
        <w:t>贾玉贵</w:t>
      </w:r>
    </w:p>
    <w:p w14:paraId="18433C36">
      <w:pPr>
        <w:keepNext w:val="0"/>
        <w:keepLines w:val="0"/>
        <w:pageBreakBefore w:val="0"/>
        <w:widowControl w:val="0"/>
        <w:kinsoku/>
        <w:wordWrap/>
        <w:overflowPunct/>
        <w:topLinePunct w:val="0"/>
        <w:autoSpaceDE/>
        <w:autoSpaceDN/>
        <w:bidi w:val="0"/>
        <w:adjustRightInd/>
        <w:snapToGrid/>
        <w:spacing w:line="560" w:lineRule="exact"/>
        <w:ind w:left="1855" w:leftChars="266" w:hanging="1296" w:hangingChars="405"/>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委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肖立新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  超</w:t>
      </w:r>
    </w:p>
    <w:p w14:paraId="095EBE19">
      <w:pPr>
        <w:keepNext w:val="0"/>
        <w:keepLines w:val="0"/>
        <w:pageBreakBefore w:val="0"/>
        <w:widowControl w:val="0"/>
        <w:kinsoku/>
        <w:wordWrap/>
        <w:overflowPunct/>
        <w:topLinePunct w:val="0"/>
        <w:autoSpaceDE/>
        <w:autoSpaceDN/>
        <w:bidi w:val="0"/>
        <w:adjustRightInd/>
        <w:snapToGrid/>
        <w:spacing w:line="560" w:lineRule="exact"/>
        <w:ind w:left="0" w:leftChars="0"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王登海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邓大鹏</w:t>
      </w:r>
    </w:p>
    <w:p w14:paraId="76E214FD">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r>
        <w:rPr>
          <w:rFonts w:hint="eastAsia" w:ascii="仿宋" w:hAnsi="仿宋" w:eastAsia="仿宋" w:cs="仿宋"/>
          <w:b w:val="0"/>
          <w:bCs w:val="0"/>
          <w:color w:val="auto"/>
          <w:sz w:val="32"/>
          <w:szCs w:val="32"/>
          <w:highlight w:val="none"/>
        </w:rPr>
        <w:t>、王占英、常  青、</w:t>
      </w:r>
      <w:r>
        <w:rPr>
          <w:rFonts w:hint="eastAsia" w:ascii="仿宋" w:hAnsi="仿宋" w:eastAsia="仿宋" w:cs="仿宋"/>
          <w:b w:val="0"/>
          <w:bCs w:val="0"/>
          <w:color w:val="auto"/>
          <w:sz w:val="32"/>
          <w:szCs w:val="32"/>
          <w:highlight w:val="none"/>
          <w:lang w:val="en-US" w:eastAsia="zh-CN"/>
        </w:rPr>
        <w:t>林大岵</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葛立杰</w:t>
      </w:r>
    </w:p>
    <w:p w14:paraId="3DB5BC9E">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麻振华、孙  勇、郝桂珍、</w:t>
      </w:r>
      <w:r>
        <w:rPr>
          <w:rFonts w:hint="eastAsia" w:ascii="仿宋" w:hAnsi="仿宋" w:eastAsia="仿宋" w:cs="仿宋"/>
          <w:b w:val="0"/>
          <w:bCs w:val="0"/>
          <w:color w:val="auto"/>
          <w:sz w:val="32"/>
          <w:szCs w:val="32"/>
          <w:highlight w:val="none"/>
          <w:lang w:eastAsia="zh-CN"/>
        </w:rPr>
        <w:t>温秀梅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李佳欣</w:t>
      </w:r>
    </w:p>
    <w:p w14:paraId="675E6450">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闫磊磊</w:t>
      </w: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rPr>
        <w:t>刘晓群</w:t>
      </w:r>
    </w:p>
    <w:p w14:paraId="14605E45">
      <w:pPr>
        <w:keepNext w:val="0"/>
        <w:keepLines w:val="0"/>
        <w:pageBreakBefore w:val="0"/>
        <w:widowControl w:val="0"/>
        <w:kinsoku/>
        <w:wordWrap/>
        <w:overflowPunct/>
        <w:topLinePunct w:val="0"/>
        <w:autoSpaceDE/>
        <w:autoSpaceDN/>
        <w:bidi w:val="0"/>
        <w:adjustRightInd/>
        <w:snapToGrid/>
        <w:spacing w:line="560" w:lineRule="exact"/>
        <w:ind w:left="0" w:leftChars="0"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王  斌、</w:t>
      </w:r>
      <w:r>
        <w:rPr>
          <w:rFonts w:hint="eastAsia" w:ascii="仿宋" w:hAnsi="仿宋" w:eastAsia="仿宋" w:cs="仿宋"/>
          <w:b w:val="0"/>
          <w:bCs w:val="0"/>
          <w:color w:val="auto"/>
          <w:sz w:val="32"/>
          <w:szCs w:val="32"/>
          <w:highlight w:val="none"/>
          <w:lang w:eastAsia="zh-CN"/>
        </w:rPr>
        <w:t>周丽莉、周占学、郭全花</w:t>
      </w:r>
    </w:p>
    <w:p w14:paraId="538C8439">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人事处</w:t>
      </w:r>
    </w:p>
    <w:p w14:paraId="6B403EBE">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5EDDB445">
      <w:pPr>
        <w:keepNext w:val="0"/>
        <w:keepLines w:val="0"/>
        <w:pageBreakBefore w:val="0"/>
        <w:widowControl w:val="0"/>
        <w:kinsoku/>
        <w:wordWrap/>
        <w:overflowPunct/>
        <w:topLinePunct w:val="0"/>
        <w:autoSpaceDE/>
        <w:autoSpaceDN/>
        <w:bidi w:val="0"/>
        <w:adjustRightInd/>
        <w:snapToGrid/>
        <w:spacing w:line="560" w:lineRule="exact"/>
        <w:ind w:firstLine="617"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楷体" w:hAnsi="楷体" w:eastAsia="楷体" w:cs="楷体"/>
          <w:b/>
          <w:bCs/>
          <w:color w:val="auto"/>
          <w:sz w:val="32"/>
          <w:szCs w:val="32"/>
          <w:lang w:eastAsia="zh-CN"/>
        </w:rPr>
        <w:t>（十）</w:t>
      </w:r>
      <w:r>
        <w:rPr>
          <w:rFonts w:hint="eastAsia" w:ascii="楷体" w:hAnsi="楷体" w:eastAsia="楷体" w:cs="楷体"/>
          <w:b/>
          <w:bCs/>
          <w:color w:val="auto"/>
          <w:sz w:val="32"/>
          <w:szCs w:val="32"/>
          <w:highlight w:val="none"/>
          <w:lang w:eastAsia="zh-CN"/>
        </w:rPr>
        <w:t>师德建设工作委员会（成立于2007年12月）</w:t>
      </w:r>
    </w:p>
    <w:p w14:paraId="1E7357E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eastAsia="zh-CN"/>
        </w:rPr>
        <w:t>翁维素</w:t>
      </w:r>
    </w:p>
    <w:p w14:paraId="2748A3A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副主任：</w:t>
      </w:r>
      <w:r>
        <w:rPr>
          <w:rFonts w:hint="eastAsia" w:ascii="仿宋" w:hAnsi="仿宋" w:eastAsia="仿宋" w:cs="仿宋"/>
          <w:b w:val="0"/>
          <w:bCs w:val="0"/>
          <w:color w:val="auto"/>
          <w:sz w:val="32"/>
          <w:szCs w:val="32"/>
          <w:highlight w:val="none"/>
          <w:lang w:val="en-US" w:eastAsia="zh-CN"/>
        </w:rPr>
        <w:t>王建民、</w:t>
      </w:r>
      <w:r>
        <w:rPr>
          <w:rFonts w:hint="eastAsia" w:ascii="仿宋" w:hAnsi="仿宋" w:eastAsia="仿宋" w:cs="仿宋"/>
          <w:b w:val="0"/>
          <w:bCs w:val="0"/>
          <w:color w:val="auto"/>
          <w:sz w:val="32"/>
          <w:szCs w:val="32"/>
          <w:highlight w:val="none"/>
          <w:lang w:eastAsia="zh-CN"/>
        </w:rPr>
        <w:t>张立群、</w:t>
      </w:r>
      <w:r>
        <w:rPr>
          <w:rFonts w:hint="eastAsia" w:ascii="仿宋" w:hAnsi="仿宋" w:eastAsia="仿宋" w:cs="仿宋"/>
          <w:b w:val="0"/>
          <w:bCs w:val="0"/>
          <w:color w:val="auto"/>
          <w:sz w:val="32"/>
          <w:szCs w:val="32"/>
          <w:highlight w:val="none"/>
          <w:lang w:val="en-US" w:eastAsia="zh-CN"/>
        </w:rPr>
        <w:t>尹万玉、</w:t>
      </w:r>
      <w:r>
        <w:rPr>
          <w:rFonts w:hint="eastAsia" w:ascii="仿宋" w:hAnsi="仿宋" w:eastAsia="仿宋" w:cs="仿宋"/>
          <w:b w:val="0"/>
          <w:bCs w:val="0"/>
          <w:color w:val="auto"/>
          <w:sz w:val="32"/>
          <w:szCs w:val="32"/>
          <w:highlight w:val="none"/>
          <w:lang w:eastAsia="zh-CN"/>
        </w:rPr>
        <w:t>姚</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敏</w:t>
      </w:r>
    </w:p>
    <w:p w14:paraId="3132B79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赵海军、</w:t>
      </w:r>
      <w:r>
        <w:rPr>
          <w:rFonts w:hint="eastAsia" w:ascii="仿宋" w:hAnsi="仿宋" w:eastAsia="仿宋" w:cs="仿宋"/>
          <w:b w:val="0"/>
          <w:bCs w:val="0"/>
          <w:color w:val="auto"/>
          <w:sz w:val="32"/>
          <w:szCs w:val="32"/>
          <w:highlight w:val="none"/>
          <w:lang w:val="en-US" w:eastAsia="zh-CN"/>
        </w:rPr>
        <w:t>贾玉贵、宋  强</w:t>
      </w:r>
    </w:p>
    <w:p w14:paraId="0BF4CD2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委  员：</w:t>
      </w:r>
      <w:r>
        <w:rPr>
          <w:rFonts w:hint="eastAsia" w:ascii="仿宋" w:hAnsi="仿宋" w:eastAsia="仿宋" w:cs="仿宋"/>
          <w:b w:val="0"/>
          <w:bCs w:val="0"/>
          <w:color w:val="auto"/>
          <w:sz w:val="32"/>
          <w:szCs w:val="32"/>
          <w:highlight w:val="none"/>
          <w:lang w:eastAsia="zh-CN"/>
        </w:rPr>
        <w:t>肖立新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钟晓春</w:t>
      </w:r>
    </w:p>
    <w:p w14:paraId="268674C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洁</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lang w:eastAsia="zh-CN"/>
        </w:rPr>
        <w:t>、杜  鹏、狄巨星</w:t>
      </w:r>
    </w:p>
    <w:p w14:paraId="2ACAA39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李树新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吴永强</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庞  炜、赵有江</w:t>
      </w:r>
      <w:r>
        <w:rPr>
          <w:rFonts w:hint="eastAsia" w:ascii="仿宋" w:hAnsi="仿宋" w:eastAsia="仿宋" w:cs="仿宋"/>
          <w:b w:val="0"/>
          <w:bCs w:val="0"/>
          <w:color w:val="auto"/>
          <w:sz w:val="32"/>
          <w:szCs w:val="32"/>
          <w:highlight w:val="none"/>
          <w:lang w:val="en-US" w:eastAsia="zh-CN"/>
        </w:rPr>
        <w:t>、王  赫</w:t>
      </w:r>
    </w:p>
    <w:p w14:paraId="5B88D60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刘建军、</w:t>
      </w:r>
      <w:r>
        <w:rPr>
          <w:rFonts w:hint="eastAsia" w:ascii="仿宋" w:hAnsi="仿宋" w:eastAsia="仿宋" w:cs="仿宋"/>
          <w:b w:val="0"/>
          <w:bCs w:val="0"/>
          <w:color w:val="auto"/>
          <w:sz w:val="32"/>
          <w:szCs w:val="32"/>
          <w:highlight w:val="none"/>
          <w:lang w:val="en-US" w:eastAsia="zh-CN"/>
        </w:rPr>
        <w:t>申  静</w:t>
      </w:r>
      <w:r>
        <w:rPr>
          <w:rFonts w:hint="eastAsia" w:ascii="仿宋" w:hAnsi="仿宋" w:eastAsia="仿宋" w:cs="仿宋"/>
          <w:b w:val="0"/>
          <w:bCs w:val="0"/>
          <w:color w:val="auto"/>
          <w:sz w:val="32"/>
          <w:szCs w:val="32"/>
          <w:highlight w:val="none"/>
          <w:lang w:eastAsia="zh-CN"/>
        </w:rPr>
        <w:t>、周占学、周丽莉、郭全花</w:t>
      </w:r>
    </w:p>
    <w:p w14:paraId="528A7722">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人事处</w:t>
      </w:r>
    </w:p>
    <w:p w14:paraId="55397C5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eastAsia="zh-CN"/>
        </w:rPr>
      </w:pPr>
    </w:p>
    <w:p w14:paraId="7D50C161">
      <w:pPr>
        <w:keepNext w:val="0"/>
        <w:keepLines w:val="0"/>
        <w:pageBreakBefore w:val="0"/>
        <w:widowControl w:val="0"/>
        <w:kinsoku/>
        <w:wordWrap/>
        <w:overflowPunct/>
        <w:topLinePunct w:val="0"/>
        <w:autoSpaceDE/>
        <w:autoSpaceDN/>
        <w:bidi w:val="0"/>
        <w:adjustRightInd/>
        <w:snapToGrid/>
        <w:spacing w:line="560" w:lineRule="exact"/>
        <w:ind w:firstLine="617" w:firstLineChars="192"/>
        <w:jc w:val="both"/>
        <w:textAlignment w:val="auto"/>
        <w:rPr>
          <w:rFonts w:hint="eastAsia" w:ascii="仿宋" w:hAnsi="仿宋" w:eastAsia="仿宋" w:cs="仿宋"/>
          <w:b w:val="0"/>
          <w:bCs w:val="0"/>
          <w:color w:val="auto"/>
          <w:sz w:val="32"/>
          <w:szCs w:val="32"/>
          <w:lang w:val="en-US" w:eastAsia="zh-CN"/>
        </w:rPr>
      </w:pPr>
      <w:r>
        <w:rPr>
          <w:rFonts w:hint="eastAsia" w:ascii="楷体" w:hAnsi="楷体" w:eastAsia="楷体" w:cs="楷体"/>
          <w:b/>
          <w:bCs/>
          <w:color w:val="auto"/>
          <w:sz w:val="32"/>
          <w:szCs w:val="32"/>
          <w:lang w:val="en-US" w:eastAsia="zh-CN"/>
        </w:rPr>
        <w:t>（十一）教职工申诉委员会</w:t>
      </w:r>
    </w:p>
    <w:p w14:paraId="126984D2">
      <w:pPr>
        <w:keepNext w:val="0"/>
        <w:keepLines w:val="0"/>
        <w:pageBreakBefore w:val="0"/>
        <w:widowControl w:val="0"/>
        <w:kinsoku/>
        <w:wordWrap/>
        <w:overflowPunct/>
        <w:topLinePunct w:val="0"/>
        <w:autoSpaceDE/>
        <w:autoSpaceDN/>
        <w:bidi w:val="0"/>
        <w:adjustRightInd/>
        <w:snapToGrid/>
        <w:spacing w:line="560" w:lineRule="exact"/>
        <w:ind w:left="1855" w:leftChars="266" w:hanging="1296" w:hangingChars="405"/>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主  任：赵海军</w:t>
      </w:r>
    </w:p>
    <w:p w14:paraId="0303D4C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lang w:val="en-US" w:eastAsia="zh-CN"/>
        </w:rPr>
        <w:t>：李汉超、肖立新、王喜明、李  杰、刘  超</w:t>
      </w:r>
    </w:p>
    <w:p w14:paraId="4902915D">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曹  宇、罗  义、周占学、丁万星、王利民</w:t>
      </w:r>
    </w:p>
    <w:p w14:paraId="104EC1DE">
      <w:pPr>
        <w:keepNext w:val="0"/>
        <w:keepLines w:val="0"/>
        <w:pageBreakBefore w:val="0"/>
        <w:widowControl w:val="0"/>
        <w:kinsoku/>
        <w:wordWrap/>
        <w:overflowPunct/>
        <w:topLinePunct w:val="0"/>
        <w:autoSpaceDE/>
        <w:autoSpaceDN/>
        <w:bidi w:val="0"/>
        <w:adjustRightInd/>
        <w:snapToGrid/>
        <w:spacing w:line="560" w:lineRule="exact"/>
        <w:ind w:left="1855" w:leftChars="266" w:hanging="1296" w:hangingChars="405"/>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lang w:val="en-US" w:eastAsia="zh-CN"/>
        </w:rPr>
        <w:t>设在人事处</w:t>
      </w:r>
    </w:p>
    <w:p w14:paraId="63EC6DE0">
      <w:pPr>
        <w:keepNext w:val="0"/>
        <w:keepLines w:val="0"/>
        <w:pageBreakBefore w:val="0"/>
        <w:widowControl w:val="0"/>
        <w:kinsoku/>
        <w:wordWrap/>
        <w:overflowPunct/>
        <w:topLinePunct w:val="0"/>
        <w:autoSpaceDE/>
        <w:autoSpaceDN/>
        <w:bidi w:val="0"/>
        <w:adjustRightInd/>
        <w:snapToGrid/>
        <w:spacing w:line="400" w:lineRule="exact"/>
        <w:ind w:left="1855" w:leftChars="266" w:hanging="1296" w:hangingChars="405"/>
        <w:jc w:val="both"/>
        <w:textAlignment w:val="auto"/>
        <w:rPr>
          <w:rFonts w:hint="eastAsia" w:ascii="仿宋" w:hAnsi="仿宋" w:eastAsia="仿宋" w:cs="仿宋"/>
          <w:b w:val="0"/>
          <w:bCs w:val="0"/>
          <w:color w:val="auto"/>
          <w:sz w:val="32"/>
          <w:szCs w:val="32"/>
          <w:lang w:val="en-US" w:eastAsia="zh-CN"/>
        </w:rPr>
      </w:pPr>
    </w:p>
    <w:p w14:paraId="0E07D3C6">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（十二）</w:t>
      </w:r>
      <w:r>
        <w:rPr>
          <w:rFonts w:hint="eastAsia" w:ascii="楷体" w:hAnsi="楷体" w:eastAsia="楷体" w:cs="楷体"/>
          <w:b/>
          <w:bCs/>
          <w:color w:val="auto"/>
          <w:sz w:val="32"/>
          <w:szCs w:val="32"/>
        </w:rPr>
        <w:t>学位评定委员会（成立于1982年3月）</w:t>
      </w:r>
    </w:p>
    <w:p w14:paraId="4805CE28">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  席：王建民</w:t>
      </w:r>
    </w:p>
    <w:p w14:paraId="5C663951">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副主席：张立群、姚  冰、李  敏、赵海军</w:t>
      </w:r>
    </w:p>
    <w:p w14:paraId="4FB4AE74">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  员：孙  彬、梁建明、曹  宇、董  捷、王占英</w:t>
      </w:r>
    </w:p>
    <w:p w14:paraId="4FDFB9CE">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常  青、林大岵、葛立杰、麻振华、孙  勇</w:t>
      </w:r>
    </w:p>
    <w:p w14:paraId="31CF8E0E">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郝桂珍、温秀梅、李佳欣、王  赫、张文海</w:t>
      </w:r>
    </w:p>
    <w:p w14:paraId="13DF8E6E">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闫磊磊、裴宏伟、王  斌</w:t>
      </w:r>
    </w:p>
    <w:p w14:paraId="6943D1CF">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rPr>
        <w:t>委员会下设办公室，办公室设在教务处</w:t>
      </w:r>
      <w:r>
        <w:rPr>
          <w:rFonts w:hint="eastAsia" w:ascii="仿宋" w:hAnsi="仿宋" w:eastAsia="仿宋" w:cs="仿宋"/>
          <w:b w:val="0"/>
          <w:bCs w:val="0"/>
          <w:color w:val="auto"/>
          <w:sz w:val="32"/>
          <w:szCs w:val="32"/>
          <w:lang w:val="en-US" w:eastAsia="zh-CN"/>
        </w:rPr>
        <w:t xml:space="preserve"> </w:t>
      </w:r>
    </w:p>
    <w:p w14:paraId="7AF82086">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val="en-US" w:eastAsia="zh-CN"/>
        </w:rPr>
      </w:pPr>
    </w:p>
    <w:p w14:paraId="560AD002">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（十三）</w:t>
      </w:r>
      <w:r>
        <w:rPr>
          <w:rFonts w:hint="eastAsia" w:ascii="楷体" w:hAnsi="楷体" w:eastAsia="楷体" w:cs="楷体"/>
          <w:b/>
          <w:bCs/>
          <w:color w:val="auto"/>
          <w:sz w:val="32"/>
          <w:szCs w:val="32"/>
        </w:rPr>
        <w:t>教学工作指导委员会（成立于2006年11月）</w:t>
      </w:r>
    </w:p>
    <w:p w14:paraId="717A0A43">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  任：王建民</w:t>
      </w:r>
    </w:p>
    <w:p w14:paraId="0019AFE7">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副主任：张立群、姚  冰、李  敏</w:t>
      </w:r>
    </w:p>
    <w:p w14:paraId="31CB15CD">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  员：刘  超、梁建明、曹  宇、董  捷、王占英</w:t>
      </w:r>
    </w:p>
    <w:p w14:paraId="6C3B5088">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常  青、林大岵、葛立杰、麻振华、孙  勇</w:t>
      </w:r>
    </w:p>
    <w:p w14:paraId="6653078F">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郝桂珍、温秀梅、李佳欣、王  赫、张文海</w:t>
      </w:r>
    </w:p>
    <w:p w14:paraId="7F8C77FB">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闫磊磊、毕全超、吕  国、王  斌</w:t>
      </w:r>
    </w:p>
    <w:p w14:paraId="559C4A8C">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委员会下设办公室，办公室设在教务处</w:t>
      </w:r>
    </w:p>
    <w:p w14:paraId="685A58FA">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4A9CF1DF">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（十四）</w:t>
      </w:r>
      <w:r>
        <w:rPr>
          <w:rFonts w:hint="eastAsia" w:ascii="楷体" w:hAnsi="楷体" w:eastAsia="楷体" w:cs="楷体"/>
          <w:b/>
          <w:bCs/>
          <w:color w:val="auto"/>
          <w:sz w:val="32"/>
          <w:szCs w:val="32"/>
        </w:rPr>
        <w:t>语言文字工作委员会（成立于1998年6月）</w:t>
      </w:r>
    </w:p>
    <w:p w14:paraId="18798470">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  任：翁维素、王建民</w:t>
      </w:r>
    </w:p>
    <w:p w14:paraId="5CE24B57">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副主任：张立群、尹万玉、李  敏、赵海军</w:t>
      </w:r>
    </w:p>
    <w:p w14:paraId="67B3BEFB">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  员：李汉超、王喜明、孙  彬、梁建明</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董  捷</w:t>
      </w:r>
    </w:p>
    <w:p w14:paraId="172F009B">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王占英、常  青、林大岵、葛立杰</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麻振华</w:t>
      </w:r>
    </w:p>
    <w:p w14:paraId="26F44757">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孙  勇、郝桂珍、温秀梅、李佳欣</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王  赫</w:t>
      </w:r>
    </w:p>
    <w:p w14:paraId="18B5314D">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张文海、闫磊磊、裴宏伟、王  斌、杨庆峰</w:t>
      </w:r>
    </w:p>
    <w:p w14:paraId="385F2576">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委员会下设办公室，办公室设在教务处</w:t>
      </w:r>
    </w:p>
    <w:p w14:paraId="064B8D0A">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eastAsia="zh-CN"/>
        </w:rPr>
      </w:pPr>
    </w:p>
    <w:p w14:paraId="5FE56668">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十五</w:t>
      </w:r>
      <w:r>
        <w:rPr>
          <w:rFonts w:hint="eastAsia" w:ascii="楷体" w:hAnsi="楷体" w:eastAsia="楷体" w:cs="楷体"/>
          <w:b/>
          <w:bCs/>
          <w:color w:val="auto"/>
          <w:sz w:val="32"/>
          <w:szCs w:val="32"/>
          <w:lang w:eastAsia="zh-CN"/>
        </w:rPr>
        <w:t>）学术委员会</w:t>
      </w:r>
      <w:r>
        <w:rPr>
          <w:rFonts w:hint="eastAsia" w:ascii="楷体" w:hAnsi="楷体" w:eastAsia="楷体" w:cs="楷体"/>
          <w:b/>
          <w:bCs/>
          <w:color w:val="auto"/>
          <w:sz w:val="32"/>
          <w:szCs w:val="32"/>
        </w:rPr>
        <w:t>（成立于1980年4月）</w:t>
      </w:r>
    </w:p>
    <w:p w14:paraId="7263F13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主  任：翁维素（第十一届）</w:t>
      </w:r>
    </w:p>
    <w:p w14:paraId="546F87A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副主任：王建民、姚  冰</w:t>
      </w:r>
    </w:p>
    <w:p w14:paraId="3A1DDB4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秘书长：曹  宇</w:t>
      </w:r>
    </w:p>
    <w:p w14:paraId="24C23F5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委  员：于文斌、王利民、刘晶磊、孙  勇、李春晓</w:t>
      </w:r>
    </w:p>
    <w:p w14:paraId="13D9B31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宋淑彩、张文海、张文山、范永胜、郝桂珍</w:t>
      </w:r>
    </w:p>
    <w:p w14:paraId="5BDC13D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高  红</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eastAsia="zh-CN"/>
        </w:rPr>
        <w:t>高云霞、贾利云、倪笑宇、曹胜昔</w:t>
      </w:r>
    </w:p>
    <w:p w14:paraId="7753C7E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崔宏环、梁建明、麻振华、阎  杰、温秀梅</w:t>
      </w:r>
    </w:p>
    <w:p w14:paraId="3ED8399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裴宏伟</w:t>
      </w:r>
    </w:p>
    <w:p w14:paraId="3618F56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委员会下设办公室，办公室设在科研处</w:t>
      </w:r>
    </w:p>
    <w:p w14:paraId="0A7FC4A2">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0AC70DF8">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（十</w:t>
      </w:r>
      <w:r>
        <w:rPr>
          <w:rFonts w:hint="eastAsia" w:ascii="楷体" w:hAnsi="楷体" w:eastAsia="楷体" w:cs="楷体"/>
          <w:b/>
          <w:bCs/>
          <w:color w:val="auto"/>
          <w:sz w:val="32"/>
          <w:szCs w:val="32"/>
          <w:lang w:val="en-US" w:eastAsia="zh-CN"/>
        </w:rPr>
        <w:t>六</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学报编辑委员会（成立于1999年3月）</w:t>
      </w:r>
    </w:p>
    <w:p w14:paraId="2C923E33">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rPr>
        <w:t>主  任：</w:t>
      </w:r>
      <w:r>
        <w:rPr>
          <w:rFonts w:hint="eastAsia" w:ascii="仿宋" w:hAnsi="仿宋" w:eastAsia="仿宋" w:cs="仿宋"/>
          <w:b w:val="0"/>
          <w:bCs w:val="0"/>
          <w:color w:val="auto"/>
          <w:sz w:val="32"/>
          <w:szCs w:val="32"/>
          <w:lang w:val="en-US" w:eastAsia="zh-CN"/>
        </w:rPr>
        <w:t>王建民</w:t>
      </w:r>
    </w:p>
    <w:p w14:paraId="2B02A1AD">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副主任：姚  冰</w:t>
      </w:r>
    </w:p>
    <w:p w14:paraId="7424EC2D">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rPr>
        <w:t>委  员：</w:t>
      </w:r>
      <w:r>
        <w:rPr>
          <w:rFonts w:hint="eastAsia" w:ascii="仿宋" w:hAnsi="仿宋" w:eastAsia="仿宋" w:cs="仿宋"/>
          <w:b w:val="0"/>
          <w:bCs w:val="0"/>
          <w:color w:val="auto"/>
          <w:sz w:val="32"/>
          <w:szCs w:val="32"/>
          <w:lang w:val="en-US" w:eastAsia="zh-CN"/>
        </w:rPr>
        <w:t>边玉柱</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李润玲</w:t>
      </w:r>
      <w:r>
        <w:rPr>
          <w:rFonts w:hint="eastAsia" w:ascii="仿宋" w:hAnsi="仿宋" w:eastAsia="仿宋" w:cs="仿宋"/>
          <w:b w:val="0"/>
          <w:bCs w:val="0"/>
          <w:color w:val="auto"/>
          <w:sz w:val="32"/>
          <w:szCs w:val="32"/>
        </w:rPr>
        <w:t>、刘晶磊、</w:t>
      </w:r>
      <w:r>
        <w:rPr>
          <w:rFonts w:hint="eastAsia" w:ascii="仿宋" w:hAnsi="仿宋" w:eastAsia="仿宋" w:cs="仿宋"/>
          <w:b w:val="0"/>
          <w:bCs w:val="0"/>
          <w:color w:val="auto"/>
          <w:sz w:val="32"/>
          <w:szCs w:val="32"/>
          <w:lang w:val="en-US" w:eastAsia="zh-CN"/>
        </w:rPr>
        <w:t>林大岵、张文海</w:t>
      </w:r>
    </w:p>
    <w:p w14:paraId="0C65491C">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庞永俊、</w:t>
      </w:r>
      <w:r>
        <w:rPr>
          <w:rFonts w:hint="eastAsia" w:ascii="仿宋" w:hAnsi="仿宋" w:eastAsia="仿宋" w:cs="仿宋"/>
          <w:b w:val="0"/>
          <w:bCs w:val="0"/>
          <w:color w:val="auto"/>
          <w:sz w:val="32"/>
          <w:szCs w:val="32"/>
          <w:lang w:val="en-US" w:eastAsia="zh-CN"/>
        </w:rPr>
        <w:t>徐  峰</w:t>
      </w:r>
      <w:r>
        <w:rPr>
          <w:rFonts w:hint="eastAsia" w:ascii="仿宋" w:hAnsi="仿宋" w:eastAsia="仿宋" w:cs="仿宋"/>
          <w:b w:val="0"/>
          <w:bCs w:val="0"/>
          <w:color w:val="auto"/>
          <w:sz w:val="32"/>
          <w:szCs w:val="32"/>
        </w:rPr>
        <w:t xml:space="preserve">、耿明超、麻振华、董 </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捷</w:t>
      </w:r>
    </w:p>
    <w:p w14:paraId="140BA945">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温晓东、</w:t>
      </w:r>
      <w:r>
        <w:rPr>
          <w:rFonts w:hint="eastAsia" w:ascii="仿宋" w:hAnsi="仿宋" w:eastAsia="仿宋" w:cs="仿宋"/>
          <w:b w:val="0"/>
          <w:bCs w:val="0"/>
          <w:color w:val="auto"/>
          <w:sz w:val="32"/>
          <w:szCs w:val="32"/>
        </w:rPr>
        <w:t>温秀梅</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lang w:val="en-US" w:eastAsia="zh-CN"/>
        </w:rPr>
        <w:t>裴宏伟</w:t>
      </w:r>
    </w:p>
    <w:p w14:paraId="7E1B6CCF">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委员会下设办公室，办公室设在科研处（学报编辑部）</w:t>
      </w:r>
    </w:p>
    <w:p w14:paraId="37EDA54A">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  编：姚  冰</w:t>
      </w:r>
    </w:p>
    <w:p w14:paraId="0352F81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副主编：</w:t>
      </w:r>
      <w:r>
        <w:rPr>
          <w:rFonts w:hint="eastAsia" w:ascii="仿宋" w:hAnsi="仿宋" w:eastAsia="仿宋" w:cs="仿宋"/>
          <w:b w:val="0"/>
          <w:bCs w:val="0"/>
          <w:color w:val="auto"/>
          <w:sz w:val="32"/>
          <w:szCs w:val="32"/>
          <w:lang w:val="en-US" w:eastAsia="zh-CN"/>
        </w:rPr>
        <w:t>曹  宇</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庞永俊</w:t>
      </w:r>
    </w:p>
    <w:p w14:paraId="6DB38C98">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rPr>
        <w:t>编  辑：</w:t>
      </w:r>
      <w:r>
        <w:rPr>
          <w:rFonts w:hint="eastAsia" w:ascii="仿宋" w:hAnsi="仿宋" w:eastAsia="仿宋" w:cs="仿宋"/>
          <w:b w:val="0"/>
          <w:bCs w:val="0"/>
          <w:color w:val="auto"/>
          <w:sz w:val="32"/>
          <w:szCs w:val="32"/>
          <w:lang w:val="en-US" w:eastAsia="zh-CN"/>
        </w:rPr>
        <w:t>周扬洋</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党志文</w:t>
      </w:r>
    </w:p>
    <w:p w14:paraId="0F874ECA">
      <w:pPr>
        <w:keepNext w:val="0"/>
        <w:keepLines w:val="0"/>
        <w:pageBreakBefore w:val="0"/>
        <w:widowControl w:val="0"/>
        <w:kinsoku/>
        <w:wordWrap/>
        <w:overflowPunct/>
        <w:topLinePunct w:val="0"/>
        <w:autoSpaceDE/>
        <w:autoSpaceDN/>
        <w:bidi w:val="0"/>
        <w:adjustRightInd/>
        <w:snapToGrid/>
        <w:spacing w:line="400" w:lineRule="exact"/>
        <w:ind w:left="420" w:leftChars="200" w:firstLine="0" w:firstLineChars="0"/>
        <w:jc w:val="both"/>
        <w:textAlignment w:val="auto"/>
        <w:rPr>
          <w:rFonts w:hint="eastAsia" w:ascii="仿宋" w:hAnsi="仿宋" w:eastAsia="仿宋" w:cs="仿宋"/>
          <w:b w:val="0"/>
          <w:bCs w:val="0"/>
          <w:color w:val="auto"/>
          <w:sz w:val="32"/>
          <w:szCs w:val="32"/>
          <w:lang w:val="en-US" w:eastAsia="zh-CN"/>
        </w:rPr>
      </w:pPr>
    </w:p>
    <w:p w14:paraId="188935E6">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（十</w:t>
      </w:r>
      <w:r>
        <w:rPr>
          <w:rFonts w:hint="eastAsia" w:ascii="楷体" w:hAnsi="楷体" w:eastAsia="楷体" w:cs="楷体"/>
          <w:b/>
          <w:bCs/>
          <w:color w:val="auto"/>
          <w:sz w:val="32"/>
          <w:szCs w:val="32"/>
          <w:lang w:val="en-US" w:eastAsia="zh-CN"/>
        </w:rPr>
        <w:t>七</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预算管理委员会</w:t>
      </w:r>
      <w:r>
        <w:rPr>
          <w:rFonts w:hint="eastAsia" w:ascii="楷体" w:hAnsi="楷体" w:eastAsia="楷体" w:cs="楷体"/>
          <w:b/>
          <w:bCs/>
          <w:color w:val="auto"/>
          <w:sz w:val="32"/>
          <w:szCs w:val="32"/>
          <w:lang w:eastAsia="zh-CN"/>
        </w:rPr>
        <w:t>（成立于</w:t>
      </w:r>
      <w:r>
        <w:rPr>
          <w:rFonts w:hint="eastAsia" w:ascii="楷体" w:hAnsi="楷体" w:eastAsia="楷体" w:cs="楷体"/>
          <w:b/>
          <w:bCs/>
          <w:color w:val="auto"/>
          <w:sz w:val="32"/>
          <w:szCs w:val="32"/>
          <w:lang w:val="en-US" w:eastAsia="zh-CN"/>
        </w:rPr>
        <w:t>2025</w:t>
      </w:r>
      <w:r>
        <w:rPr>
          <w:rFonts w:hint="eastAsia" w:ascii="楷体" w:hAnsi="楷体" w:eastAsia="楷体" w:cs="楷体"/>
          <w:b/>
          <w:bCs/>
          <w:color w:val="auto"/>
          <w:sz w:val="32"/>
          <w:szCs w:val="32"/>
          <w:lang w:eastAsia="zh-CN"/>
        </w:rPr>
        <w:t>年</w:t>
      </w:r>
      <w:r>
        <w:rPr>
          <w:rFonts w:hint="eastAsia" w:ascii="楷体" w:hAnsi="楷体" w:eastAsia="楷体" w:cs="楷体"/>
          <w:b/>
          <w:bCs/>
          <w:color w:val="auto"/>
          <w:sz w:val="32"/>
          <w:szCs w:val="32"/>
          <w:lang w:val="en-US" w:eastAsia="zh-CN"/>
        </w:rPr>
        <w:t>6</w:t>
      </w:r>
      <w:r>
        <w:rPr>
          <w:rFonts w:hint="eastAsia" w:ascii="楷体" w:hAnsi="楷体" w:eastAsia="楷体" w:cs="楷体"/>
          <w:b/>
          <w:bCs/>
          <w:color w:val="auto"/>
          <w:sz w:val="32"/>
          <w:szCs w:val="32"/>
          <w:lang w:eastAsia="zh-CN"/>
        </w:rPr>
        <w:t>月）</w:t>
      </w:r>
    </w:p>
    <w:p w14:paraId="474CF3E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主  任：</w:t>
      </w:r>
      <w:r>
        <w:rPr>
          <w:rFonts w:hint="eastAsia" w:ascii="仿宋" w:hAnsi="仿宋" w:eastAsia="仿宋" w:cs="仿宋"/>
          <w:b w:val="0"/>
          <w:bCs w:val="0"/>
          <w:color w:val="auto"/>
          <w:sz w:val="32"/>
          <w:szCs w:val="32"/>
          <w:lang w:val="en-US" w:eastAsia="zh-CN"/>
        </w:rPr>
        <w:t>王建民</w:t>
      </w:r>
    </w:p>
    <w:p w14:paraId="4902C19B">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eastAsia="zh-CN"/>
        </w:rPr>
        <w:t>副主任：</w:t>
      </w:r>
      <w:r>
        <w:rPr>
          <w:rFonts w:hint="eastAsia" w:ascii="仿宋" w:hAnsi="仿宋" w:eastAsia="仿宋" w:cs="仿宋"/>
          <w:b w:val="0"/>
          <w:bCs w:val="0"/>
          <w:color w:val="auto"/>
          <w:sz w:val="32"/>
          <w:szCs w:val="32"/>
          <w:lang w:val="en-US" w:eastAsia="zh-CN"/>
        </w:rPr>
        <w:t>姚  冰</w:t>
      </w:r>
    </w:p>
    <w:p w14:paraId="68C15E9D">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eastAsia="zh-CN"/>
        </w:rPr>
        <w:t>委  员：</w:t>
      </w:r>
      <w:r>
        <w:rPr>
          <w:rFonts w:hint="eastAsia" w:ascii="仿宋" w:hAnsi="仿宋" w:eastAsia="仿宋" w:cs="仿宋"/>
          <w:b w:val="0"/>
          <w:bCs w:val="0"/>
          <w:color w:val="auto"/>
          <w:sz w:val="32"/>
          <w:szCs w:val="32"/>
          <w:lang w:val="en-US" w:eastAsia="zh-CN"/>
        </w:rPr>
        <w:t>李汉超、李  杰、刘  超、胡万枝、王登海</w:t>
      </w:r>
    </w:p>
    <w:p w14:paraId="2E3407FE">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 xml:space="preserve">        赵海军、张寅晓、么红如</w:t>
      </w:r>
    </w:p>
    <w:p w14:paraId="3013074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委员会</w:t>
      </w:r>
      <w:r>
        <w:rPr>
          <w:rFonts w:hint="eastAsia" w:ascii="仿宋" w:hAnsi="仿宋" w:eastAsia="仿宋" w:cs="仿宋"/>
          <w:b w:val="0"/>
          <w:bCs w:val="0"/>
          <w:color w:val="auto"/>
          <w:sz w:val="32"/>
          <w:szCs w:val="32"/>
          <w:lang w:eastAsia="zh-CN"/>
        </w:rPr>
        <w:t>下设办公室，办公室设在</w:t>
      </w:r>
      <w:r>
        <w:rPr>
          <w:rFonts w:hint="eastAsia" w:ascii="仿宋" w:hAnsi="仿宋" w:eastAsia="仿宋" w:cs="仿宋"/>
          <w:b w:val="0"/>
          <w:bCs w:val="0"/>
          <w:color w:val="auto"/>
          <w:sz w:val="32"/>
          <w:szCs w:val="32"/>
          <w:lang w:val="en-US" w:eastAsia="zh-CN"/>
        </w:rPr>
        <w:t>财务处</w:t>
      </w:r>
    </w:p>
    <w:p w14:paraId="4576A989">
      <w:pPr>
        <w:keepNext w:val="0"/>
        <w:keepLines w:val="0"/>
        <w:pageBreakBefore w:val="0"/>
        <w:widowControl w:val="0"/>
        <w:kinsoku/>
        <w:wordWrap/>
        <w:overflowPunct/>
        <w:topLinePunct w:val="0"/>
        <w:autoSpaceDE/>
        <w:autoSpaceDN/>
        <w:bidi w:val="0"/>
        <w:adjustRightInd/>
        <w:snapToGrid/>
        <w:spacing w:line="400" w:lineRule="exact"/>
        <w:ind w:left="420" w:leftChars="200" w:firstLine="0" w:firstLineChars="0"/>
        <w:jc w:val="both"/>
        <w:textAlignment w:val="auto"/>
        <w:rPr>
          <w:rFonts w:hint="eastAsia" w:ascii="仿宋" w:hAnsi="仿宋" w:eastAsia="仿宋" w:cs="仿宋"/>
          <w:b w:val="0"/>
          <w:bCs w:val="0"/>
          <w:color w:val="auto"/>
          <w:sz w:val="32"/>
          <w:szCs w:val="32"/>
          <w:lang w:val="en-US" w:eastAsia="zh-CN"/>
        </w:rPr>
      </w:pPr>
    </w:p>
    <w:p w14:paraId="5CE330DD">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（十</w:t>
      </w:r>
      <w:r>
        <w:rPr>
          <w:rFonts w:hint="eastAsia" w:ascii="楷体" w:hAnsi="楷体" w:eastAsia="楷体" w:cs="楷体"/>
          <w:b/>
          <w:bCs/>
          <w:color w:val="auto"/>
          <w:sz w:val="32"/>
          <w:szCs w:val="32"/>
          <w:lang w:val="en-US" w:eastAsia="zh-CN"/>
        </w:rPr>
        <w:t>八</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爱国卫生运动委员会（成立于1996年6月）</w:t>
      </w:r>
    </w:p>
    <w:p w14:paraId="7922E373">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4" w:firstLineChars="192"/>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val="en-US" w:eastAsia="zh-CN"/>
        </w:rPr>
        <w:t>贾玉贵</w:t>
      </w:r>
    </w:p>
    <w:p w14:paraId="4876BC6D">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委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、钟晓春</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rPr>
        <w:t>王  洁</w:t>
      </w:r>
    </w:p>
    <w:p w14:paraId="3EF7229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w:t>
      </w:r>
    </w:p>
    <w:p w14:paraId="549C136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吴永强、</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lang w:eastAsia="zh-CN"/>
        </w:rPr>
        <w:t>、刘建军</w:t>
      </w:r>
    </w:p>
    <w:p w14:paraId="1849DD0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申  静、裴宏伟、王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斌、</w:t>
      </w:r>
      <w:r>
        <w:rPr>
          <w:rFonts w:hint="eastAsia" w:ascii="仿宋" w:hAnsi="仿宋" w:eastAsia="仿宋" w:cs="仿宋"/>
          <w:b w:val="0"/>
          <w:bCs w:val="0"/>
          <w:color w:val="auto"/>
          <w:sz w:val="32"/>
          <w:szCs w:val="32"/>
          <w:highlight w:val="none"/>
          <w:lang w:val="en-US" w:eastAsia="zh-CN"/>
        </w:rPr>
        <w:t>张九利、</w:t>
      </w:r>
      <w:r>
        <w:rPr>
          <w:rFonts w:hint="eastAsia" w:ascii="仿宋" w:hAnsi="仿宋" w:eastAsia="仿宋" w:cs="仿宋"/>
          <w:b w:val="0"/>
          <w:bCs w:val="0"/>
          <w:color w:val="auto"/>
          <w:sz w:val="32"/>
          <w:szCs w:val="32"/>
          <w:highlight w:val="none"/>
          <w:lang w:eastAsia="zh-CN"/>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靖</w:t>
      </w:r>
    </w:p>
    <w:p w14:paraId="371A0E53">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p>
    <w:p w14:paraId="6122B2E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后勤管理处</w:t>
      </w:r>
    </w:p>
    <w:p w14:paraId="73178DEC">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p>
    <w:p w14:paraId="5FBF5CC6">
      <w:pPr>
        <w:keepNext w:val="0"/>
        <w:keepLines w:val="0"/>
        <w:pageBreakBefore w:val="0"/>
        <w:widowControl w:val="0"/>
        <w:kinsoku/>
        <w:wordWrap/>
        <w:overflowPunct/>
        <w:topLinePunct w:val="0"/>
        <w:autoSpaceDE/>
        <w:autoSpaceDN/>
        <w:bidi w:val="0"/>
        <w:adjustRightInd/>
        <w:snapToGrid/>
        <w:spacing w:line="560" w:lineRule="exact"/>
        <w:ind w:left="561" w:leftChars="267" w:firstLine="1"/>
        <w:jc w:val="both"/>
        <w:textAlignment w:val="auto"/>
        <w:rPr>
          <w:rFonts w:hint="eastAsia" w:ascii="仿宋" w:hAnsi="仿宋" w:eastAsia="仿宋" w:cs="仿宋"/>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十九</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绿化工作委员会（成立于1997年3月）</w:t>
      </w:r>
    </w:p>
    <w:p w14:paraId="2FECEDE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val="en-US" w:eastAsia="zh-CN"/>
        </w:rPr>
        <w:t>贾玉贵</w:t>
      </w:r>
    </w:p>
    <w:p w14:paraId="7E45C63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委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、孙  彬、</w:t>
      </w: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邓大鹏</w:t>
      </w:r>
    </w:p>
    <w:p w14:paraId="13E1D1C4">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后勤管理处</w:t>
      </w:r>
    </w:p>
    <w:p w14:paraId="74A5873E">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lang w:val="en-US" w:eastAsia="zh-CN"/>
        </w:rPr>
      </w:pPr>
    </w:p>
    <w:p w14:paraId="390A9EBD">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（二十）</w:t>
      </w:r>
      <w:r>
        <w:rPr>
          <w:rFonts w:hint="eastAsia" w:ascii="楷体" w:hAnsi="楷体" w:eastAsia="楷体" w:cs="楷体"/>
          <w:b/>
          <w:bCs/>
          <w:color w:val="auto"/>
          <w:sz w:val="32"/>
          <w:szCs w:val="32"/>
        </w:rPr>
        <w:t>学生公寓管理委员会（成立于1997年3月）</w:t>
      </w:r>
    </w:p>
    <w:p w14:paraId="34E8D08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主</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任</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贾玉贵</w:t>
      </w:r>
    </w:p>
    <w:p w14:paraId="7B87FF17">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：孙  彬、</w:t>
      </w: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钟晓春、王  洁、</w:t>
      </w:r>
      <w:r>
        <w:rPr>
          <w:rFonts w:hint="eastAsia" w:ascii="仿宋" w:hAnsi="仿宋" w:eastAsia="仿宋" w:cs="仿宋"/>
          <w:b w:val="0"/>
          <w:bCs w:val="0"/>
          <w:color w:val="auto"/>
          <w:sz w:val="32"/>
          <w:szCs w:val="32"/>
          <w:highlight w:val="none"/>
          <w:lang w:eastAsia="zh-CN"/>
        </w:rPr>
        <w:t>于江利</w:t>
      </w:r>
    </w:p>
    <w:p w14:paraId="0421ECC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p>
    <w:p w14:paraId="3887C3B5">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lang w:eastAsia="zh-CN"/>
        </w:rPr>
        <w:t>、裴宏伟</w:t>
      </w:r>
    </w:p>
    <w:p w14:paraId="6B79873B">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eastAsia="zh-CN"/>
        </w:rPr>
        <w:t>后勤管理处</w:t>
      </w:r>
    </w:p>
    <w:p w14:paraId="222D206F">
      <w:pPr>
        <w:keepNext w:val="0"/>
        <w:keepLines w:val="0"/>
        <w:pageBreakBefore w:val="0"/>
        <w:widowControl w:val="0"/>
        <w:kinsoku/>
        <w:wordWrap/>
        <w:overflowPunct/>
        <w:topLinePunct w:val="0"/>
        <w:autoSpaceDE/>
        <w:autoSpaceDN/>
        <w:bidi w:val="0"/>
        <w:adjustRightInd/>
        <w:snapToGrid/>
        <w:spacing w:line="400" w:lineRule="exact"/>
        <w:ind w:firstLine="643" w:firstLineChars="200"/>
        <w:jc w:val="both"/>
        <w:textAlignment w:val="auto"/>
        <w:rPr>
          <w:rFonts w:hint="eastAsia" w:ascii="仿宋" w:hAnsi="仿宋" w:eastAsia="仿宋" w:cs="仿宋"/>
          <w:b/>
          <w:bCs/>
          <w:color w:val="auto"/>
          <w:sz w:val="32"/>
          <w:szCs w:val="32"/>
        </w:rPr>
      </w:pPr>
    </w:p>
    <w:p w14:paraId="469BFBB8">
      <w:pPr>
        <w:keepNext w:val="0"/>
        <w:keepLines w:val="0"/>
        <w:pageBreakBefore w:val="0"/>
        <w:widowControl w:val="0"/>
        <w:kinsoku/>
        <w:wordWrap/>
        <w:overflowPunct/>
        <w:topLinePunct w:val="0"/>
        <w:autoSpaceDE/>
        <w:autoSpaceDN/>
        <w:bidi w:val="0"/>
        <w:adjustRightInd/>
        <w:snapToGrid/>
        <w:spacing w:line="560" w:lineRule="exact"/>
        <w:ind w:firstLine="599" w:firstLineChars="200"/>
        <w:jc w:val="both"/>
        <w:textAlignment w:val="auto"/>
        <w:rPr>
          <w:rFonts w:hint="eastAsia" w:ascii="楷体" w:hAnsi="楷体" w:eastAsia="楷体" w:cs="楷体"/>
          <w:b/>
          <w:bCs/>
          <w:color w:val="auto"/>
          <w:spacing w:val="-11"/>
          <w:sz w:val="32"/>
          <w:szCs w:val="32"/>
        </w:rPr>
      </w:pPr>
      <w:r>
        <w:rPr>
          <w:rFonts w:hint="eastAsia" w:ascii="楷体" w:hAnsi="楷体" w:eastAsia="楷体" w:cs="楷体"/>
          <w:b/>
          <w:bCs/>
          <w:color w:val="auto"/>
          <w:spacing w:val="-11"/>
          <w:sz w:val="32"/>
          <w:szCs w:val="32"/>
          <w:lang w:eastAsia="zh-CN"/>
        </w:rPr>
        <w:t>（二十一）</w:t>
      </w:r>
      <w:r>
        <w:rPr>
          <w:rFonts w:hint="eastAsia" w:ascii="楷体" w:hAnsi="楷体" w:eastAsia="楷体" w:cs="楷体"/>
          <w:b/>
          <w:bCs/>
          <w:color w:val="auto"/>
          <w:spacing w:val="-11"/>
          <w:sz w:val="32"/>
          <w:szCs w:val="32"/>
        </w:rPr>
        <w:t>社会治安综合治理委员会（成立于1999年5月）</w:t>
      </w:r>
    </w:p>
    <w:p w14:paraId="516215DA">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主  任：</w:t>
      </w:r>
      <w:r>
        <w:rPr>
          <w:rFonts w:hint="eastAsia" w:ascii="仿宋" w:hAnsi="仿宋" w:eastAsia="仿宋" w:cs="仿宋"/>
          <w:b w:val="0"/>
          <w:bCs w:val="0"/>
          <w:color w:val="auto"/>
          <w:sz w:val="32"/>
          <w:szCs w:val="32"/>
          <w:highlight w:val="none"/>
          <w:lang w:val="en-US" w:eastAsia="zh-CN"/>
        </w:rPr>
        <w:t>贾玉贵</w:t>
      </w:r>
    </w:p>
    <w:p w14:paraId="4D02D11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、孙  彬、梁建明、</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rPr>
        <w:t>、钟晓春</w:t>
      </w:r>
    </w:p>
    <w:p w14:paraId="7C0E592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王  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w:t>
      </w:r>
    </w:p>
    <w:p w14:paraId="5EB057C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李树新、吴永强、</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ins w:id="0" w:author="肖瑞雪" w:date="2025-08-17T11:01:00Z">
        <w:r>
          <w:rPr>
            <w:rFonts w:hint="eastAsia" w:ascii="仿宋" w:hAnsi="仿宋" w:eastAsia="仿宋" w:cs="仿宋"/>
            <w:b w:val="0"/>
            <w:bCs w:val="0"/>
            <w:color w:val="auto"/>
            <w:sz w:val="32"/>
            <w:szCs w:val="32"/>
            <w:highlight w:val="none"/>
          </w:rPr>
          <w:t>、</w:t>
        </w:r>
      </w:ins>
      <w:r>
        <w:rPr>
          <w:rFonts w:hint="eastAsia" w:ascii="仿宋" w:hAnsi="仿宋" w:eastAsia="仿宋" w:cs="仿宋"/>
          <w:b w:val="0"/>
          <w:bCs w:val="0"/>
          <w:color w:val="auto"/>
          <w:sz w:val="32"/>
          <w:szCs w:val="32"/>
          <w:highlight w:val="none"/>
          <w:lang w:val="en-US" w:eastAsia="zh-CN"/>
        </w:rPr>
        <w:t>王  赫</w:t>
      </w:r>
    </w:p>
    <w:p w14:paraId="7CC3699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ins w:id="1" w:author="肖瑞雪" w:date="2025-08-17T11:00:00Z">
        <w:r>
          <w:rPr>
            <w:rFonts w:hint="eastAsia" w:ascii="仿宋" w:hAnsi="仿宋" w:eastAsia="仿宋" w:cs="仿宋"/>
            <w:b w:val="0"/>
            <w:bCs w:val="0"/>
            <w:color w:val="auto"/>
            <w:sz w:val="32"/>
            <w:szCs w:val="32"/>
            <w:highlight w:val="none"/>
            <w:lang w:val="en-US" w:eastAsia="zh-CN"/>
          </w:rPr>
          <w:t xml:space="preserve">刘建军、申 </w:t>
        </w:r>
      </w:ins>
      <w:ins w:id="2" w:author="肖瑞雪" w:date="2025-08-17T11:01:00Z">
        <w:r>
          <w:rPr>
            <w:rFonts w:hint="eastAsia" w:ascii="仿宋" w:hAnsi="仿宋" w:eastAsia="仿宋" w:cs="仿宋"/>
            <w:b w:val="0"/>
            <w:bCs w:val="0"/>
            <w:color w:val="auto"/>
            <w:sz w:val="32"/>
            <w:szCs w:val="32"/>
            <w:highlight w:val="none"/>
            <w:lang w:val="en-US" w:eastAsia="zh-CN"/>
          </w:rPr>
          <w:t xml:space="preserve"> </w:t>
        </w:r>
      </w:ins>
      <w:ins w:id="3" w:author="肖瑞雪" w:date="2025-08-17T11:00:00Z">
        <w:r>
          <w:rPr>
            <w:rFonts w:hint="eastAsia" w:ascii="仿宋" w:hAnsi="仿宋" w:eastAsia="仿宋" w:cs="仿宋"/>
            <w:b w:val="0"/>
            <w:bCs w:val="0"/>
            <w:color w:val="auto"/>
            <w:sz w:val="32"/>
            <w:szCs w:val="32"/>
            <w:highlight w:val="none"/>
            <w:lang w:val="en-US" w:eastAsia="zh-CN"/>
          </w:rPr>
          <w:t>静、</w:t>
        </w:r>
      </w:ins>
      <w:r>
        <w:rPr>
          <w:rFonts w:hint="eastAsia" w:ascii="仿宋" w:hAnsi="仿宋" w:eastAsia="仿宋" w:cs="仿宋"/>
          <w:b w:val="0"/>
          <w:bCs w:val="0"/>
          <w:color w:val="auto"/>
          <w:sz w:val="32"/>
          <w:szCs w:val="32"/>
          <w:highlight w:val="none"/>
          <w:lang w:eastAsia="zh-CN"/>
        </w:rPr>
        <w:t>裴宏伟、</w:t>
      </w:r>
      <w:ins w:id="4" w:author="肖瑞雪" w:date="2025-08-17T11:00:00Z">
        <w:r>
          <w:rPr>
            <w:rFonts w:hint="eastAsia" w:ascii="仿宋" w:hAnsi="仿宋" w:eastAsia="仿宋" w:cs="仿宋"/>
            <w:b w:val="0"/>
            <w:bCs w:val="0"/>
            <w:color w:val="auto"/>
            <w:sz w:val="32"/>
            <w:szCs w:val="32"/>
            <w:highlight w:val="none"/>
            <w:lang w:val="en-US" w:eastAsia="zh-CN"/>
          </w:rPr>
          <w:t>王</w:t>
        </w:r>
      </w:ins>
      <w:r>
        <w:rPr>
          <w:rFonts w:hint="eastAsia" w:ascii="仿宋" w:hAnsi="仿宋" w:eastAsia="仿宋" w:cs="仿宋"/>
          <w:b w:val="0"/>
          <w:bCs w:val="0"/>
          <w:color w:val="auto"/>
          <w:sz w:val="32"/>
          <w:szCs w:val="32"/>
          <w:highlight w:val="none"/>
          <w:lang w:val="en-US" w:eastAsia="zh-CN"/>
        </w:rPr>
        <w:t xml:space="preserve">  </w:t>
      </w:r>
      <w:ins w:id="5" w:author="肖瑞雪" w:date="2025-08-17T11:00:00Z">
        <w:r>
          <w:rPr>
            <w:rFonts w:hint="eastAsia" w:ascii="仿宋" w:hAnsi="仿宋" w:eastAsia="仿宋" w:cs="仿宋"/>
            <w:b w:val="0"/>
            <w:bCs w:val="0"/>
            <w:color w:val="auto"/>
            <w:sz w:val="32"/>
            <w:szCs w:val="32"/>
            <w:highlight w:val="none"/>
            <w:lang w:val="en-US" w:eastAsia="zh-CN"/>
          </w:rPr>
          <w:t>斌</w:t>
        </w:r>
      </w:ins>
    </w:p>
    <w:p w14:paraId="65785759">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val="en-US" w:eastAsia="zh-CN"/>
        </w:rPr>
        <w:t>安全工作</w:t>
      </w:r>
      <w:r>
        <w:rPr>
          <w:rFonts w:hint="eastAsia" w:ascii="仿宋" w:hAnsi="仿宋" w:eastAsia="仿宋" w:cs="仿宋"/>
          <w:b w:val="0"/>
          <w:bCs w:val="0"/>
          <w:color w:val="auto"/>
          <w:sz w:val="32"/>
          <w:szCs w:val="32"/>
          <w:highlight w:val="none"/>
          <w:lang w:eastAsia="zh-CN"/>
        </w:rPr>
        <w:t>处</w:t>
      </w:r>
    </w:p>
    <w:p w14:paraId="79AD3596">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p>
    <w:p w14:paraId="11ACFE27">
      <w:pPr>
        <w:keepNext w:val="0"/>
        <w:keepLines w:val="0"/>
        <w:pageBreakBefore w:val="0"/>
        <w:widowControl w:val="0"/>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二十二</w:t>
      </w:r>
      <w:r>
        <w:rPr>
          <w:rFonts w:hint="eastAsia" w:ascii="楷体" w:hAnsi="楷体" w:eastAsia="楷体" w:cs="楷体"/>
          <w:b/>
          <w:bCs/>
          <w:color w:val="auto"/>
          <w:sz w:val="32"/>
          <w:szCs w:val="32"/>
          <w:lang w:eastAsia="zh-CN"/>
        </w:rPr>
        <w:t>）安全生产委员会（</w:t>
      </w:r>
      <w:r>
        <w:rPr>
          <w:rFonts w:hint="eastAsia" w:ascii="楷体" w:hAnsi="楷体" w:eastAsia="楷体" w:cs="楷体"/>
          <w:b/>
          <w:bCs/>
          <w:color w:val="auto"/>
          <w:sz w:val="32"/>
          <w:szCs w:val="32"/>
        </w:rPr>
        <w:t>成立于2007年10月</w:t>
      </w:r>
      <w:r>
        <w:rPr>
          <w:rFonts w:hint="eastAsia" w:ascii="楷体" w:hAnsi="楷体" w:eastAsia="楷体" w:cs="楷体"/>
          <w:b/>
          <w:bCs/>
          <w:color w:val="auto"/>
          <w:sz w:val="32"/>
          <w:szCs w:val="32"/>
          <w:lang w:eastAsia="zh-CN"/>
        </w:rPr>
        <w:t>，原名为</w:t>
      </w:r>
      <w:r>
        <w:rPr>
          <w:rFonts w:hint="eastAsia" w:ascii="楷体" w:hAnsi="楷体" w:eastAsia="楷体" w:cs="楷体"/>
          <w:b/>
          <w:bCs/>
          <w:color w:val="auto"/>
          <w:spacing w:val="-11"/>
          <w:sz w:val="32"/>
          <w:szCs w:val="32"/>
          <w:lang w:eastAsia="zh-CN"/>
        </w:rPr>
        <w:t>安全生产委员会</w:t>
      </w:r>
      <w:r>
        <w:rPr>
          <w:rFonts w:hint="eastAsia" w:ascii="楷体" w:hAnsi="楷体" w:eastAsia="楷体" w:cs="楷体"/>
          <w:b/>
          <w:bCs/>
          <w:color w:val="auto"/>
          <w:spacing w:val="-11"/>
          <w:sz w:val="32"/>
          <w:szCs w:val="32"/>
        </w:rPr>
        <w:t>法人代表安全生产责任承诺制度工作领导小组</w:t>
      </w:r>
      <w:r>
        <w:rPr>
          <w:rFonts w:hint="eastAsia" w:ascii="楷体" w:hAnsi="楷体" w:eastAsia="楷体" w:cs="楷体"/>
          <w:b/>
          <w:bCs/>
          <w:color w:val="auto"/>
          <w:spacing w:val="-11"/>
          <w:sz w:val="32"/>
          <w:szCs w:val="32"/>
          <w:lang w:eastAsia="zh-CN"/>
        </w:rPr>
        <w:t>）</w:t>
      </w:r>
    </w:p>
    <w:p w14:paraId="7B28E7B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主</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任</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王建民</w:t>
      </w:r>
    </w:p>
    <w:p w14:paraId="2655D9D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w:t>
      </w:r>
      <w:r>
        <w:rPr>
          <w:rFonts w:hint="eastAsia" w:ascii="仿宋" w:hAnsi="仿宋" w:eastAsia="仿宋" w:cs="仿宋"/>
          <w:b w:val="0"/>
          <w:bCs w:val="0"/>
          <w:color w:val="auto"/>
          <w:sz w:val="32"/>
          <w:szCs w:val="32"/>
          <w:highlight w:val="none"/>
          <w:lang w:eastAsia="zh-CN"/>
        </w:rPr>
        <w:t>主任</w:t>
      </w:r>
      <w:r>
        <w:rPr>
          <w:rFonts w:hint="eastAsia" w:ascii="仿宋" w:hAnsi="仿宋" w:eastAsia="仿宋" w:cs="仿宋"/>
          <w:b w:val="0"/>
          <w:bCs w:val="0"/>
          <w:color w:val="auto"/>
          <w:sz w:val="32"/>
          <w:szCs w:val="32"/>
          <w:highlight w:val="none"/>
        </w:rPr>
        <w:t>：张立群、姚  冰、李  敏、赵海军、贾玉贵</w:t>
      </w:r>
    </w:p>
    <w:p w14:paraId="49911B8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ins w:id="6" w:author="肖瑞雪" w:date="2025-08-17T11:01:00Z">
        <w:r>
          <w:rPr>
            <w:rFonts w:hint="eastAsia" w:ascii="仿宋" w:hAnsi="仿宋" w:eastAsia="仿宋" w:cs="仿宋"/>
            <w:b w:val="0"/>
            <w:bCs w:val="0"/>
            <w:color w:val="auto"/>
            <w:sz w:val="32"/>
            <w:szCs w:val="32"/>
            <w:highlight w:val="none"/>
            <w:lang w:val="en-US" w:eastAsia="zh-CN"/>
          </w:rPr>
          <w:t>王喜明</w:t>
        </w:r>
      </w:ins>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  超</w:t>
      </w:r>
    </w:p>
    <w:p w14:paraId="46EC8F7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梁建明、</w:t>
      </w:r>
      <w:ins w:id="7" w:author="肖瑞雪" w:date="2025-08-17T11:14:00Z">
        <w:r>
          <w:rPr>
            <w:rFonts w:hint="eastAsia" w:ascii="仿宋" w:hAnsi="仿宋" w:eastAsia="仿宋" w:cs="仿宋"/>
            <w:b w:val="0"/>
            <w:bCs w:val="0"/>
            <w:color w:val="auto"/>
            <w:sz w:val="32"/>
            <w:szCs w:val="32"/>
            <w:highlight w:val="none"/>
            <w:lang w:val="en-US" w:eastAsia="zh-CN"/>
          </w:rPr>
          <w:t>曹  宇</w:t>
        </w:r>
      </w:ins>
      <w:ins w:id="8" w:author="肖瑞雪" w:date="2025-08-17T11:14:00Z">
        <w:r>
          <w:rPr>
            <w:rFonts w:hint="eastAsia" w:ascii="仿宋" w:hAnsi="仿宋" w:eastAsia="仿宋" w:cs="仿宋"/>
            <w:b w:val="0"/>
            <w:bCs w:val="0"/>
            <w:color w:val="auto"/>
            <w:sz w:val="32"/>
            <w:szCs w:val="32"/>
            <w:highlight w:val="none"/>
            <w:lang w:eastAsia="zh-CN"/>
          </w:rPr>
          <w:t>、</w:t>
        </w:r>
      </w:ins>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王登海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邓大鹏</w:t>
      </w:r>
    </w:p>
    <w:p w14:paraId="3CEF20A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ins w:id="9" w:author="肖瑞雪" w:date="2025-08-17T11:02:00Z"/>
          <w:rFonts w:hint="eastAsia" w:ascii="仿宋" w:hAnsi="仿宋" w:eastAsia="仿宋" w:cs="仿宋"/>
          <w:b w:val="0"/>
          <w:bCs w:val="0"/>
          <w:color w:val="auto"/>
          <w:sz w:val="32"/>
          <w:szCs w:val="32"/>
          <w:highlight w:val="none"/>
        </w:rPr>
      </w:pPr>
      <w:ins w:id="10" w:author="肖瑞雪" w:date="2025-08-17T11:02:00Z">
        <w:r>
          <w:rPr>
            <w:rFonts w:hint="eastAsia" w:ascii="仿宋" w:hAnsi="仿宋" w:eastAsia="仿宋" w:cs="仿宋"/>
            <w:b w:val="0"/>
            <w:bCs w:val="0"/>
            <w:color w:val="auto"/>
            <w:sz w:val="32"/>
            <w:szCs w:val="32"/>
            <w:highlight w:val="none"/>
            <w:lang w:val="en-US" w:eastAsia="zh-CN"/>
          </w:rPr>
          <w:t>刘继文</w:t>
        </w:r>
      </w:ins>
      <w:ins w:id="11" w:author="肖瑞雪" w:date="2025-08-17T11:02:00Z">
        <w:r>
          <w:rPr>
            <w:rFonts w:hint="eastAsia" w:ascii="仿宋" w:hAnsi="仿宋" w:eastAsia="仿宋" w:cs="仿宋"/>
            <w:b w:val="0"/>
            <w:bCs w:val="0"/>
            <w:color w:val="auto"/>
            <w:sz w:val="32"/>
            <w:szCs w:val="32"/>
            <w:highlight w:val="none"/>
          </w:rPr>
          <w:t>、</w:t>
        </w:r>
      </w:ins>
      <w:r>
        <w:rPr>
          <w:rFonts w:hint="eastAsia" w:ascii="仿宋" w:hAnsi="仿宋" w:eastAsia="仿宋" w:cs="仿宋"/>
          <w:b w:val="0"/>
          <w:bCs w:val="0"/>
          <w:color w:val="auto"/>
          <w:sz w:val="32"/>
          <w:szCs w:val="32"/>
          <w:highlight w:val="none"/>
          <w:lang w:eastAsia="zh-CN"/>
        </w:rPr>
        <w:t>罗  义</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李晓庆、董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r>
        <w:rPr>
          <w:rFonts w:hint="eastAsia" w:ascii="仿宋" w:hAnsi="仿宋" w:eastAsia="仿宋" w:cs="仿宋"/>
          <w:b w:val="0"/>
          <w:bCs w:val="0"/>
          <w:color w:val="auto"/>
          <w:sz w:val="32"/>
          <w:szCs w:val="32"/>
          <w:highlight w:val="none"/>
        </w:rPr>
        <w:t>、王占英</w:t>
      </w:r>
    </w:p>
    <w:p w14:paraId="5922DDF9">
      <w:pPr>
        <w:keepNext w:val="0"/>
        <w:keepLines w:val="0"/>
        <w:pageBreakBefore w:val="0"/>
        <w:widowControl w:val="0"/>
        <w:kinsoku/>
        <w:wordWrap/>
        <w:overflowPunct/>
        <w:topLinePunct w:val="0"/>
        <w:autoSpaceDE/>
        <w:autoSpaceDN/>
        <w:bidi w:val="0"/>
        <w:adjustRightInd/>
        <w:snapToGrid/>
        <w:spacing w:line="560" w:lineRule="exact"/>
        <w:ind w:firstLine="1800" w:firstLineChars="600"/>
        <w:jc w:val="both"/>
        <w:textAlignment w:val="auto"/>
        <w:rPr>
          <w:ins w:id="13" w:author="肖瑞雪" w:date="2025-08-17T11:02:00Z"/>
          <w:rFonts w:hint="eastAsia" w:ascii="仿宋" w:hAnsi="仿宋" w:eastAsia="仿宋" w:cs="仿宋"/>
          <w:b w:val="0"/>
          <w:bCs w:val="0"/>
          <w:color w:val="auto"/>
          <w:sz w:val="32"/>
          <w:szCs w:val="32"/>
          <w:highlight w:val="none"/>
        </w:rPr>
        <w:pPrChange w:id="12" w:author="肖瑞雪" w:date="2025-08-17T11:02:00Z">
          <w:pPr>
            <w:keepNext w:val="0"/>
            <w:keepLines w:val="0"/>
            <w:pageBreakBefore w:val="0"/>
            <w:widowControl w:val="0"/>
            <w:kinsoku/>
            <w:wordWrap/>
            <w:overflowPunct/>
            <w:topLinePunct w:val="0"/>
            <w:autoSpaceDE/>
            <w:autoSpaceDN/>
            <w:bidi w:val="0"/>
            <w:adjustRightInd/>
            <w:snapToGrid/>
            <w:spacing w:line="400" w:lineRule="exact"/>
            <w:ind w:firstLine="1800" w:firstLineChars="600"/>
            <w:jc w:val="both"/>
            <w:textAlignment w:val="auto"/>
          </w:pPr>
        </w:pPrChange>
      </w:pPr>
      <w:r>
        <w:rPr>
          <w:rFonts w:hint="eastAsia" w:ascii="仿宋" w:hAnsi="仿宋" w:eastAsia="仿宋" w:cs="仿宋"/>
          <w:b w:val="0"/>
          <w:bCs w:val="0"/>
          <w:color w:val="auto"/>
          <w:sz w:val="32"/>
          <w:szCs w:val="32"/>
          <w:highlight w:val="none"/>
        </w:rPr>
        <w:t>常  青</w:t>
      </w:r>
      <w:ins w:id="14" w:author="肖瑞雪" w:date="2025-08-17T11:02:00Z">
        <w:r>
          <w:rPr>
            <w:rFonts w:hint="eastAsia" w:ascii="仿宋" w:hAnsi="仿宋" w:eastAsia="仿宋" w:cs="仿宋"/>
            <w:b w:val="0"/>
            <w:bCs w:val="0"/>
            <w:color w:val="auto"/>
            <w:sz w:val="32"/>
            <w:szCs w:val="32"/>
            <w:highlight w:val="none"/>
            <w:lang w:val="en-US" w:eastAsia="zh-CN"/>
          </w:rPr>
          <w:t>、</w:t>
        </w:r>
      </w:ins>
      <w:r>
        <w:rPr>
          <w:rFonts w:hint="eastAsia" w:ascii="仿宋" w:hAnsi="仿宋" w:eastAsia="仿宋" w:cs="仿宋"/>
          <w:b w:val="0"/>
          <w:bCs w:val="0"/>
          <w:color w:val="auto"/>
          <w:sz w:val="32"/>
          <w:szCs w:val="32"/>
          <w:highlight w:val="none"/>
        </w:rPr>
        <w:t>林大岵</w:t>
      </w:r>
      <w:r>
        <w:rPr>
          <w:rFonts w:hint="eastAsia" w:ascii="仿宋" w:hAnsi="仿宋" w:eastAsia="仿宋" w:cs="仿宋"/>
          <w:b w:val="0"/>
          <w:bCs w:val="0"/>
          <w:color w:val="auto"/>
          <w:sz w:val="32"/>
          <w:szCs w:val="32"/>
          <w:highlight w:val="none"/>
          <w:lang w:val="en-US" w:eastAsia="zh-CN"/>
        </w:rPr>
        <w:t>、葛立杰</w:t>
      </w:r>
      <w:r>
        <w:rPr>
          <w:rFonts w:hint="eastAsia" w:ascii="仿宋" w:hAnsi="仿宋" w:eastAsia="仿宋" w:cs="仿宋"/>
          <w:b w:val="0"/>
          <w:bCs w:val="0"/>
          <w:color w:val="auto"/>
          <w:sz w:val="32"/>
          <w:szCs w:val="32"/>
          <w:highlight w:val="none"/>
        </w:rPr>
        <w:t>、麻振华、孙  勇</w:t>
      </w:r>
    </w:p>
    <w:p w14:paraId="3BEDD9FB">
      <w:pPr>
        <w:keepNext w:val="0"/>
        <w:keepLines w:val="0"/>
        <w:pageBreakBefore w:val="0"/>
        <w:widowControl w:val="0"/>
        <w:kinsoku/>
        <w:wordWrap/>
        <w:overflowPunct/>
        <w:topLinePunct w:val="0"/>
        <w:autoSpaceDE/>
        <w:autoSpaceDN/>
        <w:bidi w:val="0"/>
        <w:adjustRightInd/>
        <w:snapToGrid/>
        <w:spacing w:line="560" w:lineRule="exact"/>
        <w:ind w:firstLine="1800" w:firstLineChars="600"/>
        <w:jc w:val="both"/>
        <w:textAlignment w:val="auto"/>
        <w:rPr>
          <w:ins w:id="16" w:author="肖瑞雪" w:date="2025-08-17T11:14:00Z"/>
          <w:rFonts w:hint="eastAsia" w:ascii="仿宋" w:hAnsi="仿宋" w:eastAsia="仿宋" w:cs="仿宋"/>
          <w:b w:val="0"/>
          <w:bCs w:val="0"/>
          <w:color w:val="auto"/>
          <w:sz w:val="32"/>
          <w:szCs w:val="32"/>
          <w:highlight w:val="none"/>
        </w:rPr>
        <w:pPrChange w:id="15" w:author="肖瑞雪" w:date="2025-08-17T11:14:00Z">
          <w:pPr>
            <w:keepNext w:val="0"/>
            <w:keepLines w:val="0"/>
            <w:pageBreakBefore w:val="0"/>
            <w:widowControl w:val="0"/>
            <w:kinsoku/>
            <w:wordWrap/>
            <w:overflowPunct/>
            <w:topLinePunct w:val="0"/>
            <w:autoSpaceDE/>
            <w:autoSpaceDN/>
            <w:bidi w:val="0"/>
            <w:adjustRightInd/>
            <w:snapToGrid/>
            <w:spacing w:line="400" w:lineRule="exact"/>
            <w:ind w:firstLine="1800" w:firstLineChars="600"/>
            <w:jc w:val="both"/>
            <w:textAlignment w:val="auto"/>
          </w:pPr>
        </w:pPrChange>
      </w:pPr>
      <w:r>
        <w:rPr>
          <w:rFonts w:hint="eastAsia" w:ascii="仿宋" w:hAnsi="仿宋" w:eastAsia="仿宋" w:cs="仿宋"/>
          <w:b w:val="0"/>
          <w:bCs w:val="0"/>
          <w:color w:val="auto"/>
          <w:sz w:val="32"/>
          <w:szCs w:val="32"/>
          <w:highlight w:val="none"/>
        </w:rPr>
        <w:t>郝桂珍</w:t>
      </w:r>
      <w:ins w:id="17" w:author="肖瑞雪" w:date="2025-08-17T11:03:00Z">
        <w:r>
          <w:rPr>
            <w:rFonts w:hint="eastAsia" w:ascii="仿宋" w:hAnsi="仿宋" w:eastAsia="仿宋" w:cs="仿宋"/>
            <w:b w:val="0"/>
            <w:bCs w:val="0"/>
            <w:color w:val="auto"/>
            <w:sz w:val="32"/>
            <w:szCs w:val="32"/>
            <w:highlight w:val="none"/>
            <w:lang w:val="en-US" w:eastAsia="zh-CN"/>
          </w:rPr>
          <w:t>、</w:t>
        </w:r>
      </w:ins>
      <w:ins w:id="18" w:author="肖瑞雪" w:date="2025-08-17T11:02:00Z">
        <w:r>
          <w:rPr>
            <w:rFonts w:hint="eastAsia" w:ascii="仿宋" w:hAnsi="仿宋" w:eastAsia="仿宋" w:cs="仿宋"/>
            <w:b w:val="0"/>
            <w:bCs w:val="0"/>
            <w:color w:val="auto"/>
            <w:sz w:val="32"/>
            <w:szCs w:val="32"/>
            <w:highlight w:val="none"/>
            <w:lang w:eastAsia="zh-CN"/>
          </w:rPr>
          <w:t>温秀梅、</w:t>
        </w:r>
      </w:ins>
      <w:r>
        <w:rPr>
          <w:rFonts w:hint="eastAsia" w:ascii="仿宋" w:hAnsi="仿宋" w:eastAsia="仿宋" w:cs="仿宋"/>
          <w:b w:val="0"/>
          <w:bCs w:val="0"/>
          <w:color w:val="auto"/>
          <w:sz w:val="32"/>
          <w:szCs w:val="32"/>
          <w:highlight w:val="none"/>
          <w:lang w:val="en-US" w:eastAsia="zh-CN"/>
        </w:rPr>
        <w:t>李佳欣</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闫磊磊</w:t>
      </w:r>
    </w:p>
    <w:p w14:paraId="5E024AD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ins w:id="19" w:author="肖瑞雪" w:date="2025-08-17T11:14:00Z"/>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毕全超、吕</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国、徐海涛、</w:t>
      </w:r>
      <w:r>
        <w:rPr>
          <w:rFonts w:hint="eastAsia" w:ascii="仿宋" w:hAnsi="仿宋" w:eastAsia="仿宋" w:cs="仿宋"/>
          <w:b w:val="0"/>
          <w:bCs w:val="0"/>
          <w:color w:val="auto"/>
          <w:sz w:val="32"/>
          <w:szCs w:val="32"/>
          <w:highlight w:val="none"/>
        </w:rPr>
        <w:t>刘晓群</w:t>
      </w:r>
    </w:p>
    <w:p w14:paraId="5A812B63">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bCs/>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王  斌</w:t>
      </w:r>
    </w:p>
    <w:p w14:paraId="7E92E42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val="en-US" w:eastAsia="zh-CN"/>
        </w:rPr>
        <w:t>安全工作</w:t>
      </w:r>
      <w:r>
        <w:rPr>
          <w:rFonts w:hint="eastAsia" w:ascii="仿宋" w:hAnsi="仿宋" w:eastAsia="仿宋" w:cs="仿宋"/>
          <w:b w:val="0"/>
          <w:bCs w:val="0"/>
          <w:color w:val="auto"/>
          <w:sz w:val="32"/>
          <w:szCs w:val="32"/>
          <w:highlight w:val="none"/>
          <w:lang w:eastAsia="zh-CN"/>
        </w:rPr>
        <w:t>处</w:t>
      </w:r>
    </w:p>
    <w:p w14:paraId="09AB15F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eastAsia="zh-CN"/>
        </w:rPr>
      </w:pPr>
    </w:p>
    <w:p w14:paraId="0789ED52">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（二十</w:t>
      </w:r>
      <w:r>
        <w:rPr>
          <w:rFonts w:hint="eastAsia" w:ascii="楷体" w:hAnsi="楷体" w:eastAsia="楷体" w:cs="楷体"/>
          <w:b/>
          <w:bCs/>
          <w:color w:val="auto"/>
          <w:sz w:val="32"/>
          <w:szCs w:val="32"/>
          <w:lang w:val="en-US" w:eastAsia="zh-CN"/>
        </w:rPr>
        <w:t>三</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体育运动委员会（成立于2011年6月）</w:t>
      </w:r>
    </w:p>
    <w:p w14:paraId="1548403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主  任：张立群</w:t>
      </w:r>
    </w:p>
    <w:p w14:paraId="2AE5B41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  员：李汉超、王喜明、孙  彬、梁建明、胡万枝</w:t>
      </w:r>
    </w:p>
    <w:p w14:paraId="0DD0189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邓大鹏、刘继文、李晓庆、钟晓春、王  洁</w:t>
      </w:r>
    </w:p>
    <w:p w14:paraId="25DD21C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于江利、李海波、杜  鹏、狄巨星、李树新</w:t>
      </w:r>
    </w:p>
    <w:p w14:paraId="5FE8007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吴永强、庞  炜、赵有江、王  赫、申  静</w:t>
      </w:r>
    </w:p>
    <w:p w14:paraId="449B123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裴宏伟、闫磊磊、张九利</w:t>
      </w:r>
    </w:p>
    <w:p w14:paraId="7526F5B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委员会秘书处设在体育教学部，闫磊磊任秘书长，秘书处成员从体育教学部等相关单位抽调。</w:t>
      </w:r>
    </w:p>
    <w:p w14:paraId="0B398C7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p>
    <w:p w14:paraId="33AB02DA">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（二十四）研究生教育教学指导委员会（成立于2020年9月11日）</w:t>
      </w:r>
    </w:p>
    <w:p w14:paraId="6983040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主  任：王建民</w:t>
      </w:r>
    </w:p>
    <w:p w14:paraId="103427C0">
      <w:pPr>
        <w:keepNext w:val="0"/>
        <w:keepLines w:val="0"/>
        <w:pageBreakBefore w:val="0"/>
        <w:widowControl w:val="0"/>
        <w:kinsoku/>
        <w:wordWrap/>
        <w:overflowPunct/>
        <w:topLinePunct w:val="0"/>
        <w:autoSpaceDE/>
        <w:autoSpaceDN/>
        <w:bidi w:val="0"/>
        <w:adjustRightInd/>
        <w:snapToGrid/>
        <w:spacing w:line="560" w:lineRule="exact"/>
        <w:ind w:firstLine="614" w:firstLineChars="192"/>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副主任：李  敏</w:t>
      </w:r>
    </w:p>
    <w:p w14:paraId="04DBF1D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委  员：梁建明、曹  宇、董  捷、王占英、常  青</w:t>
      </w:r>
    </w:p>
    <w:p w14:paraId="4E86BD74">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林大岵、葛立杰、麻振华、孙  勇、郝桂珍</w:t>
      </w:r>
    </w:p>
    <w:p w14:paraId="65CB4960">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温秀梅、李佳欣、王  赫、张文海、闫磊磊</w:t>
      </w:r>
    </w:p>
    <w:p w14:paraId="61BB405B">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裴宏伟</w:t>
      </w:r>
    </w:p>
    <w:p w14:paraId="1A8900A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委员会下设办公室，办公室设在研究生部</w:t>
      </w:r>
    </w:p>
    <w:p w14:paraId="55030BB6">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color w:val="auto"/>
          <w:sz w:val="32"/>
          <w:szCs w:val="32"/>
          <w:highlight w:val="yellow"/>
        </w:rPr>
      </w:pPr>
    </w:p>
    <w:p w14:paraId="03B6065D">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仿宋" w:hAnsi="仿宋" w:eastAsia="仿宋" w:cs="仿宋"/>
          <w:b w:val="0"/>
          <w:bCs w:val="0"/>
          <w:color w:val="auto"/>
          <w:sz w:val="32"/>
          <w:szCs w:val="32"/>
        </w:rPr>
      </w:pPr>
      <w:r>
        <w:rPr>
          <w:rFonts w:hint="eastAsia" w:ascii="楷体" w:hAnsi="楷体" w:eastAsia="楷体" w:cs="楷体"/>
          <w:b/>
          <w:bCs/>
          <w:color w:val="auto"/>
          <w:sz w:val="32"/>
          <w:szCs w:val="32"/>
          <w:lang w:eastAsia="zh-CN"/>
        </w:rPr>
        <w:t>（二十五）</w:t>
      </w:r>
      <w:r>
        <w:rPr>
          <w:rFonts w:hint="eastAsia" w:ascii="楷体" w:hAnsi="楷体" w:eastAsia="楷体" w:cs="楷体"/>
          <w:b/>
          <w:bCs/>
          <w:color w:val="auto"/>
          <w:sz w:val="32"/>
          <w:szCs w:val="32"/>
        </w:rPr>
        <w:t>图书馆工作委员会（成立于1987年8月）</w:t>
      </w:r>
    </w:p>
    <w:p w14:paraId="7C68B198">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主  任：李</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敏</w:t>
      </w:r>
    </w:p>
    <w:p w14:paraId="537BE16E">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副主任：刘晓群</w:t>
      </w:r>
    </w:p>
    <w:p w14:paraId="33C2EEB5">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委  员：孙  彬、刘</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超、梁建明、曹</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宇、董  捷</w:t>
      </w:r>
    </w:p>
    <w:p w14:paraId="0883AB29">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王占英、常  青、林大岵、葛立杰、麻振华</w:t>
      </w:r>
    </w:p>
    <w:p w14:paraId="316C6511">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孙  勇、郝桂珍、温秀梅、李佳欣、王</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赫</w:t>
      </w:r>
    </w:p>
    <w:p w14:paraId="30B801CD">
      <w:pPr>
        <w:keepNext w:val="0"/>
        <w:keepLines w:val="0"/>
        <w:pageBreakBefore w:val="0"/>
        <w:widowControl w:val="0"/>
        <w:kinsoku/>
        <w:wordWrap/>
        <w:overflowPunct/>
        <w:topLinePunct w:val="0"/>
        <w:autoSpaceDE/>
        <w:autoSpaceDN/>
        <w:bidi w:val="0"/>
        <w:adjustRightInd/>
        <w:snapToGrid/>
        <w:spacing w:line="560" w:lineRule="exact"/>
        <w:ind w:firstLine="1894" w:firstLineChars="5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张文海、闫磊磊、裴宏伟</w:t>
      </w:r>
    </w:p>
    <w:p w14:paraId="02881ED8">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委员会下设办公室，办公室设在图书馆</w:t>
      </w:r>
    </w:p>
    <w:p w14:paraId="38972E2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eastAsia="zh-CN"/>
        </w:rPr>
      </w:pPr>
    </w:p>
    <w:p w14:paraId="2D5D8AAD">
      <w:pPr>
        <w:keepNext w:val="0"/>
        <w:keepLines w:val="0"/>
        <w:pageBreakBefore w:val="0"/>
        <w:numPr>
          <w:ilvl w:val="0"/>
          <w:numId w:val="1"/>
        </w:numPr>
        <w:kinsoku/>
        <w:wordWrap/>
        <w:overflowPunct/>
        <w:topLinePunct w:val="0"/>
        <w:autoSpaceDE/>
        <w:autoSpaceDN/>
        <w:bidi w:val="0"/>
        <w:adjustRightInd/>
        <w:snapToGrid/>
        <w:spacing w:line="400" w:lineRule="exact"/>
        <w:ind w:left="0" w:leftChars="0" w:firstLine="640" w:firstLineChars="200"/>
        <w:jc w:val="both"/>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河北建筑工程学院各类工作领导小组组成人员</w:t>
      </w:r>
    </w:p>
    <w:p w14:paraId="6B1189B4">
      <w:pPr>
        <w:keepNext w:val="0"/>
        <w:keepLines w:val="0"/>
        <w:pageBreakBefore w:val="0"/>
        <w:numPr>
          <w:ilvl w:val="0"/>
          <w:numId w:val="0"/>
        </w:numPr>
        <w:kinsoku/>
        <w:wordWrap/>
        <w:overflowPunct/>
        <w:topLinePunct w:val="0"/>
        <w:autoSpaceDE/>
        <w:autoSpaceDN/>
        <w:bidi w:val="0"/>
        <w:adjustRightInd/>
        <w:snapToGrid/>
        <w:spacing w:line="400" w:lineRule="exact"/>
        <w:ind w:leftChars="200"/>
        <w:jc w:val="both"/>
        <w:textAlignment w:val="auto"/>
        <w:rPr>
          <w:rFonts w:hint="eastAsia" w:ascii="黑体" w:hAnsi="黑体" w:eastAsia="黑体" w:cs="黑体"/>
          <w:color w:val="auto"/>
          <w:sz w:val="32"/>
          <w:szCs w:val="32"/>
        </w:rPr>
      </w:pPr>
    </w:p>
    <w:p w14:paraId="474F3CA3">
      <w:pPr>
        <w:keepNext w:val="0"/>
        <w:keepLines w:val="0"/>
        <w:pageBreakBefore w:val="0"/>
        <w:widowControl w:val="0"/>
        <w:kinsoku/>
        <w:wordWrap/>
        <w:overflowPunct/>
        <w:topLinePunct w:val="0"/>
        <w:autoSpaceDE/>
        <w:autoSpaceDN/>
        <w:bidi w:val="0"/>
        <w:adjustRightInd/>
        <w:snapToGrid/>
        <w:spacing w:line="560" w:lineRule="exact"/>
        <w:ind w:firstLine="617" w:firstLineChars="192"/>
        <w:jc w:val="both"/>
        <w:textAlignment w:val="auto"/>
        <w:rPr>
          <w:rFonts w:hint="eastAsia" w:ascii="宋体" w:hAnsi="宋体"/>
          <w:b w:val="0"/>
          <w:bCs w:val="0"/>
          <w:color w:val="auto"/>
          <w:sz w:val="32"/>
          <w:szCs w:val="32"/>
          <w:highlight w:val="none"/>
        </w:rPr>
      </w:pPr>
      <w:r>
        <w:rPr>
          <w:rFonts w:hint="eastAsia" w:ascii="楷体" w:hAnsi="楷体" w:eastAsia="楷体" w:cs="楷体"/>
          <w:b/>
          <w:bCs/>
          <w:color w:val="auto"/>
          <w:sz w:val="32"/>
          <w:szCs w:val="32"/>
          <w:highlight w:val="none"/>
          <w:lang w:eastAsia="zh-CN"/>
        </w:rPr>
        <w:t>（一）</w:t>
      </w:r>
      <w:r>
        <w:rPr>
          <w:rFonts w:hint="eastAsia" w:ascii="楷体" w:hAnsi="楷体" w:eastAsia="楷体" w:cs="楷体"/>
          <w:b/>
          <w:bCs/>
          <w:color w:val="auto"/>
          <w:sz w:val="32"/>
          <w:szCs w:val="32"/>
          <w:highlight w:val="none"/>
        </w:rPr>
        <w:t>党</w:t>
      </w:r>
      <w:r>
        <w:rPr>
          <w:rFonts w:hint="eastAsia" w:ascii="楷体" w:hAnsi="楷体" w:eastAsia="楷体" w:cs="楷体"/>
          <w:b/>
          <w:bCs/>
          <w:color w:val="auto"/>
          <w:sz w:val="32"/>
          <w:szCs w:val="32"/>
          <w:highlight w:val="none"/>
          <w:lang w:eastAsia="zh-CN"/>
        </w:rPr>
        <w:t>的建设</w:t>
      </w:r>
      <w:r>
        <w:rPr>
          <w:rFonts w:hint="eastAsia" w:ascii="楷体" w:hAnsi="楷体" w:eastAsia="楷体" w:cs="楷体"/>
          <w:b/>
          <w:bCs/>
          <w:color w:val="auto"/>
          <w:sz w:val="32"/>
          <w:szCs w:val="32"/>
          <w:highlight w:val="none"/>
        </w:rPr>
        <w:t>工作领导小组（成立于2008年11月</w:t>
      </w:r>
      <w:r>
        <w:rPr>
          <w:rFonts w:hint="eastAsia" w:ascii="楷体" w:hAnsi="楷体" w:eastAsia="楷体" w:cs="楷体"/>
          <w:b/>
          <w:bCs/>
          <w:color w:val="auto"/>
          <w:sz w:val="32"/>
          <w:szCs w:val="32"/>
          <w:highlight w:val="none"/>
          <w:lang w:eastAsia="zh-CN"/>
        </w:rPr>
        <w:t>，原名为</w:t>
      </w:r>
      <w:r>
        <w:rPr>
          <w:rFonts w:hint="eastAsia" w:ascii="楷体" w:hAnsi="楷体" w:eastAsia="楷体" w:cs="楷体"/>
          <w:b/>
          <w:bCs/>
          <w:color w:val="auto"/>
          <w:sz w:val="32"/>
          <w:szCs w:val="32"/>
          <w:highlight w:val="none"/>
        </w:rPr>
        <w:t>党风廉政建设领导小组）</w:t>
      </w:r>
    </w:p>
    <w:p w14:paraId="3EDC608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154BFD9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val="en-US" w:eastAsia="zh-CN"/>
        </w:rPr>
        <w:t>张立群、尹万玉、宋  强</w:t>
      </w:r>
    </w:p>
    <w:p w14:paraId="422C172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eastAsia="zh-CN"/>
        </w:rPr>
        <w:t>李汉超、肖立新、王喜明、李  杰、孙  彬</w:t>
      </w:r>
    </w:p>
    <w:p w14:paraId="2F64943B">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  超、梁建明、曹  宇、胡万枝、王登海</w:t>
      </w:r>
    </w:p>
    <w:p w14:paraId="45AA1BC8">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邓大鹏、刘继文、罗  义、李晓庆、钟晓春</w:t>
      </w:r>
    </w:p>
    <w:p w14:paraId="5B8B9262">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王  洁、于江利、李海波、杜  鹏、狄巨星</w:t>
      </w:r>
    </w:p>
    <w:p w14:paraId="59FF2FDF">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李树新、吴永强、庞  炜、赵有江、王  赫</w:t>
      </w:r>
    </w:p>
    <w:p w14:paraId="7CEE9629">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刘建军、申  静、裴宏伟、毕全超、吕  国</w:t>
      </w:r>
    </w:p>
    <w:p w14:paraId="7CC1550A">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徐海涛、刘晓群、王  斌</w:t>
      </w:r>
    </w:p>
    <w:p w14:paraId="1562C33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w:t>
      </w:r>
      <w:r>
        <w:rPr>
          <w:rFonts w:hint="eastAsia" w:ascii="仿宋" w:hAnsi="仿宋" w:eastAsia="仿宋" w:cs="仿宋"/>
          <w:b w:val="0"/>
          <w:bCs w:val="0"/>
          <w:color w:val="auto"/>
          <w:sz w:val="32"/>
          <w:szCs w:val="32"/>
          <w:highlight w:val="none"/>
        </w:rPr>
        <w:t>办公室</w:t>
      </w:r>
    </w:p>
    <w:p w14:paraId="232296A4">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rPr>
      </w:pPr>
    </w:p>
    <w:p w14:paraId="55611F43">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（二）</w:t>
      </w:r>
      <w:r>
        <w:rPr>
          <w:rFonts w:hint="eastAsia" w:ascii="楷体" w:hAnsi="楷体" w:eastAsia="楷体" w:cs="楷体"/>
          <w:b/>
          <w:bCs/>
          <w:color w:val="auto"/>
          <w:sz w:val="32"/>
          <w:szCs w:val="32"/>
          <w:highlight w:val="none"/>
        </w:rPr>
        <w:t>党务公开领导小组（成立于2011年6月）</w:t>
      </w:r>
    </w:p>
    <w:p w14:paraId="04343A04">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2C0EC362">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val="en-US" w:eastAsia="zh-CN"/>
        </w:rPr>
        <w:t>张立群、尹万玉</w:t>
      </w:r>
    </w:p>
    <w:p w14:paraId="3470E03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p>
    <w:p w14:paraId="539055A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钟晓春、王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p>
    <w:p w14:paraId="0E4D209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r>
        <w:rPr>
          <w:rFonts w:hint="eastAsia" w:ascii="仿宋" w:hAnsi="仿宋" w:eastAsia="仿宋" w:cs="仿宋"/>
          <w:b w:val="0"/>
          <w:bCs w:val="0"/>
          <w:color w:val="auto"/>
          <w:sz w:val="32"/>
          <w:szCs w:val="32"/>
          <w:highlight w:val="none"/>
          <w:lang w:eastAsia="zh-CN"/>
        </w:rPr>
        <w:t>庞  炜</w:t>
      </w:r>
    </w:p>
    <w:p w14:paraId="30CD80D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刘建军</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申  静</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裴宏伟</w:t>
      </w:r>
    </w:p>
    <w:p w14:paraId="7113E02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斌</w:t>
      </w:r>
    </w:p>
    <w:p w14:paraId="7A347FBA">
      <w:pPr>
        <w:keepNext w:val="0"/>
        <w:keepLines w:val="0"/>
        <w:pageBreakBefore w:val="0"/>
        <w:widowControl w:val="0"/>
        <w:kinsoku/>
        <w:wordWrap/>
        <w:overflowPunct/>
        <w:topLinePunct w:val="0"/>
        <w:autoSpaceDE/>
        <w:autoSpaceDN/>
        <w:bidi w:val="0"/>
        <w:adjustRightInd/>
        <w:snapToGrid/>
        <w:spacing w:line="560" w:lineRule="exact"/>
        <w:ind w:firstLine="614" w:firstLineChars="192"/>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rPr>
        <w:t>办公室设在</w:t>
      </w:r>
      <w:r>
        <w:rPr>
          <w:rFonts w:hint="eastAsia" w:ascii="仿宋" w:hAnsi="仿宋" w:eastAsia="仿宋" w:cs="仿宋"/>
          <w:b w:val="0"/>
          <w:bCs w:val="0"/>
          <w:color w:val="auto"/>
          <w:sz w:val="32"/>
          <w:szCs w:val="32"/>
          <w:lang w:eastAsia="zh-CN"/>
        </w:rPr>
        <w:t>党委（校长）</w:t>
      </w:r>
      <w:r>
        <w:rPr>
          <w:rFonts w:hint="eastAsia" w:ascii="仿宋" w:hAnsi="仿宋" w:eastAsia="仿宋" w:cs="仿宋"/>
          <w:b w:val="0"/>
          <w:bCs w:val="0"/>
          <w:color w:val="auto"/>
          <w:sz w:val="32"/>
          <w:szCs w:val="32"/>
        </w:rPr>
        <w:t>办公室</w:t>
      </w:r>
    </w:p>
    <w:p w14:paraId="15115A44">
      <w:pPr>
        <w:keepNext w:val="0"/>
        <w:keepLines w:val="0"/>
        <w:pageBreakBefore w:val="0"/>
        <w:widowControl w:val="0"/>
        <w:kinsoku/>
        <w:wordWrap/>
        <w:overflowPunct/>
        <w:topLinePunct w:val="0"/>
        <w:autoSpaceDE/>
        <w:autoSpaceDN/>
        <w:bidi w:val="0"/>
        <w:adjustRightInd/>
        <w:snapToGrid/>
        <w:spacing w:line="400" w:lineRule="exact"/>
        <w:ind w:firstLine="614" w:firstLineChars="192"/>
        <w:jc w:val="both"/>
        <w:textAlignment w:val="auto"/>
        <w:rPr>
          <w:rFonts w:hint="eastAsia" w:ascii="仿宋" w:hAnsi="仿宋" w:eastAsia="仿宋" w:cs="仿宋"/>
          <w:b w:val="0"/>
          <w:bCs w:val="0"/>
          <w:color w:val="auto"/>
          <w:sz w:val="32"/>
          <w:szCs w:val="32"/>
        </w:rPr>
      </w:pPr>
    </w:p>
    <w:p w14:paraId="57A753E2">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（三）</w:t>
      </w:r>
      <w:r>
        <w:rPr>
          <w:rFonts w:hint="eastAsia" w:ascii="楷体" w:hAnsi="楷体" w:eastAsia="楷体" w:cs="楷体"/>
          <w:b/>
          <w:bCs/>
          <w:color w:val="auto"/>
          <w:sz w:val="32"/>
          <w:szCs w:val="32"/>
          <w:highlight w:val="none"/>
        </w:rPr>
        <w:t>校务公开领导小组（成立于1999年3月）</w:t>
      </w:r>
    </w:p>
    <w:p w14:paraId="13D831B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王建民</w:t>
      </w:r>
    </w:p>
    <w:p w14:paraId="4B4A674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副组长：姚</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敏、赵海军</w:t>
      </w:r>
      <w:r>
        <w:rPr>
          <w:rFonts w:hint="eastAsia" w:ascii="仿宋" w:hAnsi="仿宋" w:eastAsia="仿宋" w:cs="仿宋"/>
          <w:b w:val="0"/>
          <w:bCs w:val="0"/>
          <w:color w:val="auto"/>
          <w:sz w:val="32"/>
          <w:szCs w:val="32"/>
          <w:highlight w:val="none"/>
          <w:lang w:val="en-US" w:eastAsia="zh-CN"/>
        </w:rPr>
        <w:t>、贾玉贵</w:t>
      </w:r>
    </w:p>
    <w:p w14:paraId="457C6FC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p>
    <w:p w14:paraId="1E76FF6D">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王登海</w:t>
      </w:r>
    </w:p>
    <w:p w14:paraId="7FA01D94">
      <w:pPr>
        <w:keepNext w:val="0"/>
        <w:keepLines w:val="0"/>
        <w:pageBreakBefore w:val="0"/>
        <w:widowControl w:val="0"/>
        <w:kinsoku/>
        <w:wordWrap/>
        <w:overflowPunct/>
        <w:topLinePunct w:val="0"/>
        <w:autoSpaceDE/>
        <w:autoSpaceDN/>
        <w:bidi w:val="0"/>
        <w:adjustRightInd/>
        <w:snapToGrid/>
        <w:spacing w:line="560" w:lineRule="exact"/>
        <w:ind w:firstLine="1800" w:firstLineChars="600"/>
        <w:jc w:val="both"/>
        <w:textAlignment w:val="auto"/>
        <w:rPr>
          <w:rFonts w:hint="eastAsia" w:ascii="仿宋" w:hAnsi="仿宋" w:eastAsia="仿宋" w:cs="仿宋"/>
          <w:b w:val="0"/>
          <w:bCs w:val="0"/>
          <w:color w:val="auto"/>
          <w:spacing w:val="0"/>
          <w:sz w:val="32"/>
          <w:szCs w:val="32"/>
          <w:highlight w:val="none"/>
          <w:lang w:eastAsia="zh-CN"/>
        </w:rPr>
        <w:pPrChange w:id="20" w:author="樊智华" w:date="2025-08-08T12:30:00Z">
          <w:pPr>
            <w:keepNext w:val="0"/>
            <w:keepLines w:val="0"/>
            <w:pageBreakBefore w:val="0"/>
            <w:widowControl w:val="0"/>
            <w:kinsoku/>
            <w:wordWrap/>
            <w:overflowPunct/>
            <w:topLinePunct w:val="0"/>
            <w:autoSpaceDE/>
            <w:autoSpaceDN/>
            <w:bidi w:val="0"/>
            <w:adjustRightInd/>
            <w:snapToGrid/>
            <w:spacing w:line="400" w:lineRule="exact"/>
            <w:ind w:firstLine="1800" w:firstLineChars="600"/>
            <w:jc w:val="both"/>
            <w:textAlignment w:val="auto"/>
          </w:pPr>
        </w:pPrChange>
      </w:pPr>
      <w:r>
        <w:rPr>
          <w:rFonts w:hint="eastAsia" w:ascii="仿宋" w:hAnsi="仿宋" w:eastAsia="仿宋" w:cs="仿宋"/>
          <w:b w:val="0"/>
          <w:bCs w:val="0"/>
          <w:color w:val="auto"/>
          <w:spacing w:val="0"/>
          <w:sz w:val="32"/>
          <w:szCs w:val="32"/>
          <w:highlight w:val="none"/>
          <w:lang w:eastAsia="zh-CN"/>
        </w:rPr>
        <w:t>邓大鹏</w:t>
      </w:r>
      <w:r>
        <w:rPr>
          <w:rFonts w:hint="eastAsia" w:ascii="仿宋" w:hAnsi="仿宋" w:eastAsia="仿宋" w:cs="仿宋"/>
          <w:b w:val="0"/>
          <w:bCs w:val="0"/>
          <w:color w:val="auto"/>
          <w:spacing w:val="0"/>
          <w:sz w:val="32"/>
          <w:szCs w:val="32"/>
          <w:highlight w:val="none"/>
        </w:rPr>
        <w:t>、</w:t>
      </w:r>
      <w:r>
        <w:rPr>
          <w:rFonts w:hint="eastAsia" w:ascii="仿宋" w:hAnsi="仿宋" w:eastAsia="仿宋" w:cs="仿宋"/>
          <w:b w:val="0"/>
          <w:bCs w:val="0"/>
          <w:color w:val="auto"/>
          <w:spacing w:val="0"/>
          <w:sz w:val="32"/>
          <w:szCs w:val="32"/>
          <w:highlight w:val="none"/>
          <w:lang w:val="en-US" w:eastAsia="zh-CN"/>
        </w:rPr>
        <w:t>刘继文、</w:t>
      </w:r>
      <w:r>
        <w:rPr>
          <w:rFonts w:hint="eastAsia" w:ascii="仿宋" w:hAnsi="仿宋" w:eastAsia="仿宋" w:cs="仿宋"/>
          <w:b w:val="0"/>
          <w:bCs w:val="0"/>
          <w:color w:val="auto"/>
          <w:spacing w:val="0"/>
          <w:sz w:val="32"/>
          <w:szCs w:val="32"/>
          <w:highlight w:val="none"/>
          <w:lang w:eastAsia="zh-CN"/>
        </w:rPr>
        <w:t>罗  义</w:t>
      </w:r>
      <w:r>
        <w:rPr>
          <w:rFonts w:hint="eastAsia" w:ascii="仿宋" w:hAnsi="仿宋" w:eastAsia="仿宋" w:cs="仿宋"/>
          <w:b w:val="0"/>
          <w:bCs w:val="0"/>
          <w:color w:val="auto"/>
          <w:sz w:val="32"/>
          <w:szCs w:val="32"/>
          <w:highlight w:val="none"/>
          <w:lang w:val="en-US" w:eastAsia="zh-CN"/>
        </w:rPr>
        <w:t>、李晓庆、裴宏伟</w:t>
      </w:r>
    </w:p>
    <w:p w14:paraId="6CBAADDE">
      <w:pPr>
        <w:keepNext w:val="0"/>
        <w:keepLines w:val="0"/>
        <w:pageBreakBefore w:val="0"/>
        <w:widowControl w:val="0"/>
        <w:kinsoku/>
        <w:wordWrap/>
        <w:overflowPunct/>
        <w:topLinePunct w:val="0"/>
        <w:autoSpaceDE/>
        <w:autoSpaceDN/>
        <w:bidi w:val="0"/>
        <w:adjustRightInd/>
        <w:snapToGrid/>
        <w:spacing w:line="560" w:lineRule="exact"/>
        <w:ind w:firstLine="1848" w:firstLineChars="600"/>
        <w:jc w:val="both"/>
        <w:textAlignment w:val="auto"/>
        <w:rPr>
          <w:rFonts w:hint="eastAsia" w:ascii="仿宋" w:hAnsi="仿宋" w:eastAsia="仿宋" w:cs="仿宋"/>
          <w:b w:val="0"/>
          <w:bCs w:val="0"/>
          <w:color w:val="auto"/>
          <w:spacing w:val="-6"/>
          <w:sz w:val="32"/>
          <w:szCs w:val="32"/>
          <w:highlight w:val="none"/>
        </w:rPr>
      </w:pPr>
      <w:r>
        <w:rPr>
          <w:rFonts w:hint="eastAsia" w:ascii="仿宋" w:hAnsi="仿宋" w:eastAsia="仿宋" w:cs="仿宋"/>
          <w:b w:val="0"/>
          <w:bCs w:val="0"/>
          <w:color w:val="auto"/>
          <w:spacing w:val="-6"/>
          <w:sz w:val="32"/>
          <w:szCs w:val="32"/>
          <w:highlight w:val="none"/>
          <w:lang w:eastAsia="zh-CN"/>
        </w:rPr>
        <w:t>校</w:t>
      </w:r>
      <w:r>
        <w:rPr>
          <w:rFonts w:hint="eastAsia" w:ascii="仿宋" w:hAnsi="仿宋" w:eastAsia="仿宋" w:cs="仿宋"/>
          <w:b w:val="0"/>
          <w:bCs w:val="0"/>
          <w:color w:val="auto"/>
          <w:spacing w:val="-6"/>
          <w:sz w:val="32"/>
          <w:szCs w:val="32"/>
          <w:highlight w:val="none"/>
        </w:rPr>
        <w:t>学生会主席、</w:t>
      </w:r>
      <w:r>
        <w:rPr>
          <w:rFonts w:hint="eastAsia" w:ascii="仿宋" w:hAnsi="仿宋" w:eastAsia="仿宋" w:cs="仿宋"/>
          <w:b w:val="0"/>
          <w:bCs w:val="0"/>
          <w:color w:val="auto"/>
          <w:spacing w:val="-6"/>
          <w:sz w:val="32"/>
          <w:szCs w:val="32"/>
          <w:highlight w:val="none"/>
          <w:lang w:eastAsia="zh-CN"/>
        </w:rPr>
        <w:t>校</w:t>
      </w:r>
      <w:r>
        <w:rPr>
          <w:rFonts w:hint="eastAsia" w:ascii="仿宋" w:hAnsi="仿宋" w:eastAsia="仿宋" w:cs="仿宋"/>
          <w:b w:val="0"/>
          <w:bCs w:val="0"/>
          <w:color w:val="auto"/>
          <w:spacing w:val="-6"/>
          <w:sz w:val="32"/>
          <w:szCs w:val="32"/>
          <w:highlight w:val="none"/>
        </w:rPr>
        <w:t>学生自律会主任</w:t>
      </w:r>
    </w:p>
    <w:p w14:paraId="2B5921E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w:t>
      </w:r>
      <w:r>
        <w:rPr>
          <w:rFonts w:hint="eastAsia" w:ascii="仿宋" w:hAnsi="仿宋" w:eastAsia="仿宋" w:cs="仿宋"/>
          <w:b w:val="0"/>
          <w:bCs w:val="0"/>
          <w:color w:val="auto"/>
          <w:sz w:val="32"/>
          <w:szCs w:val="32"/>
          <w:highlight w:val="none"/>
        </w:rPr>
        <w:t>办公室</w:t>
      </w:r>
    </w:p>
    <w:p w14:paraId="560B25A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7A0BBBB2">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（四）</w:t>
      </w:r>
      <w:r>
        <w:rPr>
          <w:rFonts w:hint="eastAsia" w:ascii="楷体" w:hAnsi="楷体" w:eastAsia="楷体" w:cs="楷体"/>
          <w:b/>
          <w:bCs/>
          <w:color w:val="auto"/>
          <w:sz w:val="32"/>
          <w:szCs w:val="32"/>
          <w:highlight w:val="none"/>
        </w:rPr>
        <w:t>处置突发事件指挥部（成立于2003年12月）</w:t>
      </w:r>
    </w:p>
    <w:p w14:paraId="6B63B9D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0000FF"/>
          <w:spacing w:val="0"/>
          <w:sz w:val="32"/>
          <w:szCs w:val="32"/>
          <w:highlight w:val="none"/>
          <w:lang w:eastAsia="zh-CN"/>
        </w:rPr>
      </w:pPr>
      <w:r>
        <w:rPr>
          <w:rFonts w:hint="eastAsia" w:ascii="仿宋" w:hAnsi="仿宋" w:eastAsia="仿宋" w:cs="仿宋"/>
          <w:b w:val="0"/>
          <w:bCs w:val="0"/>
          <w:color w:val="auto"/>
          <w:spacing w:val="0"/>
          <w:sz w:val="32"/>
          <w:szCs w:val="32"/>
          <w:highlight w:val="none"/>
        </w:rPr>
        <w:t>指挥</w:t>
      </w:r>
      <w:r>
        <w:rPr>
          <w:rFonts w:hint="eastAsia" w:ascii="仿宋" w:hAnsi="仿宋" w:eastAsia="仿宋" w:cs="仿宋"/>
          <w:b w:val="0"/>
          <w:bCs w:val="0"/>
          <w:color w:val="auto"/>
          <w:spacing w:val="0"/>
          <w:sz w:val="32"/>
          <w:szCs w:val="32"/>
          <w:highlight w:val="none"/>
          <w:lang w:eastAsia="zh-CN"/>
        </w:rPr>
        <w:t>长</w:t>
      </w:r>
      <w:r>
        <w:rPr>
          <w:rFonts w:hint="eastAsia" w:ascii="仿宋" w:hAnsi="仿宋" w:eastAsia="仿宋" w:cs="仿宋"/>
          <w:b w:val="0"/>
          <w:bCs w:val="0"/>
          <w:color w:val="auto"/>
          <w:spacing w:val="0"/>
          <w:sz w:val="32"/>
          <w:szCs w:val="32"/>
          <w:highlight w:val="none"/>
        </w:rPr>
        <w:t>：</w:t>
      </w:r>
      <w:r>
        <w:rPr>
          <w:rFonts w:hint="eastAsia" w:ascii="仿宋" w:hAnsi="仿宋" w:eastAsia="仿宋" w:cs="仿宋"/>
          <w:b w:val="0"/>
          <w:bCs w:val="0"/>
          <w:color w:val="auto"/>
          <w:spacing w:val="0"/>
          <w:sz w:val="32"/>
          <w:szCs w:val="32"/>
          <w:highlight w:val="none"/>
          <w:lang w:eastAsia="zh-CN"/>
        </w:rPr>
        <w:t>翁维素、王建民</w:t>
      </w:r>
    </w:p>
    <w:p w14:paraId="1AD78E2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pacing w:val="0"/>
          <w:sz w:val="32"/>
          <w:szCs w:val="32"/>
          <w:highlight w:val="none"/>
        </w:rPr>
      </w:pPr>
      <w:r>
        <w:rPr>
          <w:rFonts w:hint="eastAsia" w:ascii="仿宋" w:hAnsi="仿宋" w:eastAsia="仿宋" w:cs="仿宋"/>
          <w:b w:val="0"/>
          <w:bCs w:val="0"/>
          <w:color w:val="auto"/>
          <w:spacing w:val="0"/>
          <w:sz w:val="32"/>
          <w:szCs w:val="32"/>
          <w:highlight w:val="none"/>
        </w:rPr>
        <w:t>成  员：张立群、尹万玉、姚  冰、李  敏、赵海军</w:t>
      </w:r>
    </w:p>
    <w:p w14:paraId="1D96051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pacing w:val="0"/>
          <w:sz w:val="32"/>
          <w:szCs w:val="32"/>
          <w:highlight w:val="none"/>
        </w:rPr>
      </w:pPr>
      <w:r>
        <w:rPr>
          <w:rFonts w:hint="eastAsia" w:ascii="仿宋" w:hAnsi="仿宋" w:eastAsia="仿宋" w:cs="仿宋"/>
          <w:b w:val="0"/>
          <w:bCs w:val="0"/>
          <w:color w:val="auto"/>
          <w:spacing w:val="0"/>
          <w:sz w:val="32"/>
          <w:szCs w:val="32"/>
          <w:highlight w:val="none"/>
        </w:rPr>
        <w:t xml:space="preserve">        贾玉贵</w:t>
      </w:r>
    </w:p>
    <w:p w14:paraId="7C56BFF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党委（校长）办公室</w:t>
      </w:r>
    </w:p>
    <w:p w14:paraId="24EB2AC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7309281A">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（五）</w:t>
      </w:r>
      <w:r>
        <w:rPr>
          <w:rFonts w:hint="eastAsia" w:ascii="楷体" w:hAnsi="楷体" w:eastAsia="楷体" w:cs="楷体"/>
          <w:b/>
          <w:bCs/>
          <w:color w:val="auto"/>
          <w:sz w:val="32"/>
          <w:szCs w:val="32"/>
          <w:highlight w:val="none"/>
        </w:rPr>
        <w:t>防灾救灾指挥部（成立于2003年12月）</w:t>
      </w:r>
    </w:p>
    <w:p w14:paraId="2914D19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总指挥：王建民</w:t>
      </w:r>
    </w:p>
    <w:p w14:paraId="0ED8C82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副总指挥：</w:t>
      </w:r>
      <w:bookmarkStart w:id="0" w:name="_Hlk10734463"/>
      <w:r>
        <w:rPr>
          <w:rFonts w:hint="eastAsia" w:ascii="仿宋" w:hAnsi="仿宋" w:eastAsia="仿宋" w:cs="仿宋"/>
          <w:b w:val="0"/>
          <w:bCs w:val="0"/>
          <w:color w:val="auto"/>
          <w:spacing w:val="0"/>
          <w:sz w:val="32"/>
          <w:szCs w:val="32"/>
          <w:highlight w:val="none"/>
        </w:rPr>
        <w:t>张立群、尹万玉、</w:t>
      </w:r>
      <w:r>
        <w:rPr>
          <w:rFonts w:hint="eastAsia" w:ascii="仿宋" w:hAnsi="仿宋" w:eastAsia="仿宋" w:cs="仿宋"/>
          <w:b w:val="0"/>
          <w:bCs w:val="0"/>
          <w:color w:val="auto"/>
          <w:sz w:val="32"/>
          <w:szCs w:val="32"/>
          <w:highlight w:val="none"/>
          <w:lang w:eastAsia="zh-CN"/>
        </w:rPr>
        <w:t>姚  冰、李  敏</w:t>
      </w:r>
    </w:p>
    <w:p w14:paraId="64BC95E7">
      <w:pPr>
        <w:keepNext w:val="0"/>
        <w:keepLines w:val="0"/>
        <w:pageBreakBefore w:val="0"/>
        <w:widowControl w:val="0"/>
        <w:kinsoku/>
        <w:wordWrap/>
        <w:overflowPunct/>
        <w:topLinePunct w:val="0"/>
        <w:autoSpaceDE/>
        <w:autoSpaceDN/>
        <w:bidi w:val="0"/>
        <w:adjustRightInd/>
        <w:snapToGrid/>
        <w:spacing w:line="560" w:lineRule="exact"/>
        <w:ind w:firstLine="2240" w:firstLineChars="7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赵海军</w:t>
      </w:r>
      <w:bookmarkEnd w:id="0"/>
      <w:r>
        <w:rPr>
          <w:rFonts w:hint="eastAsia" w:ascii="仿宋" w:hAnsi="仿宋" w:eastAsia="仿宋" w:cs="仿宋"/>
          <w:b w:val="0"/>
          <w:bCs w:val="0"/>
          <w:color w:val="auto"/>
          <w:sz w:val="32"/>
          <w:szCs w:val="32"/>
          <w:highlight w:val="none"/>
          <w:lang w:val="en-US" w:eastAsia="zh-CN"/>
        </w:rPr>
        <w:t>、贾玉贵</w:t>
      </w:r>
    </w:p>
    <w:p w14:paraId="60F17F8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lang w:eastAsia="zh-CN"/>
        </w:rPr>
        <w:t>、肖立新、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lang w:eastAsia="zh-CN"/>
        </w:rPr>
        <w:t>、孙  彬、刘  超</w:t>
      </w:r>
    </w:p>
    <w:p w14:paraId="069234E5">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lang w:eastAsia="zh-CN"/>
        </w:rPr>
        <w:t>、王登海、邓大鹏、</w:t>
      </w:r>
      <w:bookmarkStart w:id="1" w:name="_Hlk10735648"/>
      <w:r>
        <w:rPr>
          <w:rFonts w:hint="eastAsia" w:ascii="仿宋" w:hAnsi="仿宋" w:eastAsia="仿宋" w:cs="仿宋"/>
          <w:b w:val="0"/>
          <w:bCs w:val="0"/>
          <w:color w:val="auto"/>
          <w:sz w:val="32"/>
          <w:szCs w:val="32"/>
          <w:highlight w:val="none"/>
          <w:lang w:val="en-US" w:eastAsia="zh-CN"/>
        </w:rPr>
        <w:t>刘继文</w:t>
      </w:r>
    </w:p>
    <w:p w14:paraId="3116F0C3">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捷、王占英、</w:t>
      </w:r>
      <w:r>
        <w:rPr>
          <w:rFonts w:hint="eastAsia" w:ascii="仿宋" w:hAnsi="仿宋" w:eastAsia="仿宋" w:cs="仿宋"/>
          <w:b w:val="0"/>
          <w:bCs w:val="0"/>
          <w:color w:val="auto"/>
          <w:sz w:val="32"/>
          <w:szCs w:val="32"/>
          <w:highlight w:val="none"/>
        </w:rPr>
        <w:t>常  青、</w:t>
      </w:r>
      <w:r>
        <w:rPr>
          <w:rFonts w:hint="eastAsia" w:ascii="仿宋" w:hAnsi="仿宋" w:eastAsia="仿宋" w:cs="仿宋"/>
          <w:b w:val="0"/>
          <w:bCs w:val="0"/>
          <w:color w:val="auto"/>
          <w:sz w:val="32"/>
          <w:szCs w:val="32"/>
          <w:highlight w:val="none"/>
          <w:lang w:val="en-US" w:eastAsia="zh-CN"/>
        </w:rPr>
        <w:t>林大岵、葛立杰</w:t>
      </w:r>
    </w:p>
    <w:p w14:paraId="135C944C">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麻振华</w:t>
      </w:r>
      <w:r>
        <w:rPr>
          <w:rFonts w:hint="eastAsia" w:ascii="仿宋" w:hAnsi="仿宋" w:eastAsia="仿宋" w:cs="仿宋"/>
          <w:b w:val="0"/>
          <w:bCs w:val="0"/>
          <w:color w:val="auto"/>
          <w:sz w:val="32"/>
          <w:szCs w:val="32"/>
          <w:highlight w:val="none"/>
        </w:rPr>
        <w:t>、孙  勇、郝桂珍、</w:t>
      </w:r>
      <w:r>
        <w:rPr>
          <w:rFonts w:hint="eastAsia" w:ascii="仿宋" w:hAnsi="仿宋" w:eastAsia="仿宋" w:cs="仿宋"/>
          <w:b w:val="0"/>
          <w:bCs w:val="0"/>
          <w:color w:val="auto"/>
          <w:sz w:val="32"/>
          <w:szCs w:val="32"/>
          <w:highlight w:val="none"/>
          <w:lang w:eastAsia="zh-CN"/>
        </w:rPr>
        <w:t>温秀梅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李佳欣</w:t>
      </w:r>
    </w:p>
    <w:p w14:paraId="5DEE07A1">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闫磊磊</w:t>
      </w:r>
      <w:r>
        <w:rPr>
          <w:rFonts w:hint="eastAsia" w:ascii="仿宋" w:hAnsi="仿宋" w:eastAsia="仿宋" w:cs="仿宋"/>
          <w:b w:val="0"/>
          <w:bCs w:val="0"/>
          <w:color w:val="auto"/>
          <w:sz w:val="32"/>
          <w:szCs w:val="32"/>
          <w:highlight w:val="none"/>
          <w:lang w:eastAsia="zh-CN"/>
        </w:rPr>
        <w:t>、王  斌</w:t>
      </w:r>
    </w:p>
    <w:bookmarkEnd w:id="1"/>
    <w:p w14:paraId="2E58138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党委（校长）办公室</w:t>
      </w:r>
    </w:p>
    <w:p w14:paraId="665ED8E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040A23E6">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（六）</w:t>
      </w:r>
      <w:r>
        <w:rPr>
          <w:rFonts w:hint="eastAsia" w:ascii="楷体" w:hAnsi="楷体" w:eastAsia="楷体" w:cs="楷体"/>
          <w:b/>
          <w:bCs/>
          <w:color w:val="auto"/>
          <w:sz w:val="32"/>
          <w:szCs w:val="32"/>
          <w:highlight w:val="none"/>
        </w:rPr>
        <w:t>维护安全稳定和应急工作领导小组（成立于1997年6月</w:t>
      </w:r>
      <w:r>
        <w:rPr>
          <w:rFonts w:hint="eastAsia" w:ascii="楷体" w:hAnsi="楷体" w:eastAsia="楷体" w:cs="楷体"/>
          <w:b/>
          <w:bCs/>
          <w:color w:val="auto"/>
          <w:sz w:val="32"/>
          <w:szCs w:val="32"/>
          <w:highlight w:val="none"/>
          <w:lang w:eastAsia="zh-CN"/>
        </w:rPr>
        <w:t>，原名为</w:t>
      </w:r>
      <w:r>
        <w:rPr>
          <w:rFonts w:hint="eastAsia" w:ascii="楷体" w:hAnsi="楷体" w:eastAsia="楷体" w:cs="楷体"/>
          <w:b/>
          <w:bCs/>
          <w:color w:val="auto"/>
          <w:sz w:val="32"/>
          <w:szCs w:val="32"/>
          <w:highlight w:val="none"/>
        </w:rPr>
        <w:t>维护</w:t>
      </w:r>
      <w:r>
        <w:rPr>
          <w:rFonts w:hint="eastAsia" w:ascii="楷体" w:hAnsi="楷体" w:eastAsia="楷体" w:cs="楷体"/>
          <w:b/>
          <w:bCs/>
          <w:color w:val="auto"/>
          <w:sz w:val="32"/>
          <w:szCs w:val="32"/>
          <w:highlight w:val="none"/>
          <w:lang w:eastAsia="zh-CN"/>
        </w:rPr>
        <w:t>安全</w:t>
      </w:r>
      <w:r>
        <w:rPr>
          <w:rFonts w:hint="eastAsia" w:ascii="楷体" w:hAnsi="楷体" w:eastAsia="楷体" w:cs="楷体"/>
          <w:b/>
          <w:bCs/>
          <w:color w:val="auto"/>
          <w:sz w:val="32"/>
          <w:szCs w:val="32"/>
          <w:highlight w:val="none"/>
        </w:rPr>
        <w:t>稳定</w:t>
      </w:r>
      <w:r>
        <w:rPr>
          <w:rFonts w:hint="eastAsia" w:ascii="楷体" w:hAnsi="楷体" w:eastAsia="楷体" w:cs="楷体"/>
          <w:b/>
          <w:bCs/>
          <w:color w:val="auto"/>
          <w:sz w:val="32"/>
          <w:szCs w:val="32"/>
          <w:highlight w:val="none"/>
          <w:lang w:eastAsia="zh-CN"/>
        </w:rPr>
        <w:t>工作</w:t>
      </w:r>
      <w:r>
        <w:rPr>
          <w:rFonts w:hint="eastAsia" w:ascii="楷体" w:hAnsi="楷体" w:eastAsia="楷体" w:cs="楷体"/>
          <w:b/>
          <w:bCs/>
          <w:color w:val="auto"/>
          <w:sz w:val="32"/>
          <w:szCs w:val="32"/>
          <w:highlight w:val="none"/>
        </w:rPr>
        <w:t>领导小组）</w:t>
      </w:r>
    </w:p>
    <w:p w14:paraId="688908E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395C860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w:t>
      </w:r>
      <w:bookmarkStart w:id="2" w:name="_Hlk10736432"/>
      <w:r>
        <w:rPr>
          <w:rFonts w:hint="eastAsia" w:ascii="仿宋" w:hAnsi="仿宋" w:eastAsia="仿宋" w:cs="仿宋"/>
          <w:b w:val="0"/>
          <w:bCs w:val="0"/>
          <w:color w:val="auto"/>
          <w:sz w:val="32"/>
          <w:szCs w:val="32"/>
          <w:highlight w:val="none"/>
          <w:lang w:eastAsia="zh-CN"/>
        </w:rPr>
        <w:t>王建民、</w:t>
      </w:r>
      <w:r>
        <w:rPr>
          <w:rFonts w:hint="eastAsia" w:ascii="仿宋" w:hAnsi="仿宋" w:eastAsia="仿宋" w:cs="仿宋"/>
          <w:b w:val="0"/>
          <w:bCs w:val="0"/>
          <w:color w:val="auto"/>
          <w:sz w:val="32"/>
          <w:szCs w:val="32"/>
          <w:highlight w:val="none"/>
        </w:rPr>
        <w:t>张立群、</w:t>
      </w:r>
      <w:r>
        <w:rPr>
          <w:rFonts w:hint="eastAsia" w:ascii="仿宋" w:hAnsi="仿宋" w:eastAsia="仿宋" w:cs="仿宋"/>
          <w:b w:val="0"/>
          <w:bCs w:val="0"/>
          <w:color w:val="auto"/>
          <w:sz w:val="32"/>
          <w:szCs w:val="32"/>
          <w:highlight w:val="none"/>
          <w:lang w:val="en-US" w:eastAsia="zh-CN"/>
        </w:rPr>
        <w:t>尹万玉、</w:t>
      </w:r>
      <w:r>
        <w:rPr>
          <w:rFonts w:hint="eastAsia" w:ascii="仿宋" w:hAnsi="仿宋" w:eastAsia="仿宋" w:cs="仿宋"/>
          <w:b w:val="0"/>
          <w:bCs w:val="0"/>
          <w:color w:val="auto"/>
          <w:sz w:val="32"/>
          <w:szCs w:val="32"/>
          <w:highlight w:val="none"/>
        </w:rPr>
        <w:t>姚  冰、李  敏</w:t>
      </w:r>
    </w:p>
    <w:p w14:paraId="1665166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赵海军</w:t>
      </w:r>
      <w:bookmarkEnd w:id="2"/>
      <w:r>
        <w:rPr>
          <w:rFonts w:hint="eastAsia" w:ascii="仿宋" w:hAnsi="仿宋" w:eastAsia="仿宋" w:cs="仿宋"/>
          <w:b w:val="0"/>
          <w:bCs w:val="0"/>
          <w:color w:val="auto"/>
          <w:sz w:val="32"/>
          <w:szCs w:val="32"/>
          <w:highlight w:val="none"/>
          <w:lang w:val="en-US" w:eastAsia="zh-CN"/>
        </w:rPr>
        <w:t>、贾玉贵</w:t>
      </w:r>
    </w:p>
    <w:p w14:paraId="577A30C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、李  杰、孙  彬</w:t>
      </w:r>
    </w:p>
    <w:p w14:paraId="62BA716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、梁建明、</w:t>
      </w:r>
      <w:r>
        <w:rPr>
          <w:rFonts w:hint="eastAsia" w:ascii="仿宋" w:hAnsi="仿宋" w:eastAsia="仿宋" w:cs="仿宋"/>
          <w:b w:val="0"/>
          <w:bCs w:val="0"/>
          <w:color w:val="auto"/>
          <w:sz w:val="32"/>
          <w:szCs w:val="32"/>
          <w:highlight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王登海</w:t>
      </w:r>
    </w:p>
    <w:p w14:paraId="61D62CCD">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罗  义</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李晓庆</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lang w:val="en-US" w:eastAsia="zh-CN"/>
        </w:rPr>
        <w:t>钟晓春</w:t>
      </w:r>
    </w:p>
    <w:p w14:paraId="2B0D0C2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董  捷、王  洁、王占英、于江利、常  青</w:t>
      </w:r>
    </w:p>
    <w:p w14:paraId="575E228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C00000"/>
          <w:sz w:val="32"/>
          <w:szCs w:val="32"/>
          <w:lang w:val="en-US" w:eastAsia="zh-CN"/>
        </w:rPr>
      </w:pPr>
      <w:r>
        <w:rPr>
          <w:rFonts w:hint="eastAsia" w:ascii="仿宋" w:hAnsi="仿宋" w:eastAsia="仿宋" w:cs="仿宋"/>
          <w:b w:val="0"/>
          <w:bCs w:val="0"/>
          <w:color w:val="auto"/>
          <w:sz w:val="32"/>
          <w:szCs w:val="32"/>
          <w:lang w:val="en-US" w:eastAsia="zh-CN"/>
        </w:rPr>
        <w:t>李海波、林大岵、杜  鹏、葛立杰、狄巨星</w:t>
      </w:r>
    </w:p>
    <w:p w14:paraId="020E008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麻振华、李树新、孙  勇、吴永强、郝桂珍</w:t>
      </w:r>
    </w:p>
    <w:p w14:paraId="410CDAC3">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lang w:val="en-US" w:eastAsia="zh-CN"/>
        </w:rPr>
        <w:t>庞  炜、温秀梅、赵有江、李佳欣、</w:t>
      </w:r>
      <w:r>
        <w:rPr>
          <w:rFonts w:hint="eastAsia" w:ascii="仿宋" w:hAnsi="仿宋" w:eastAsia="仿宋" w:cs="仿宋"/>
          <w:b w:val="0"/>
          <w:bCs w:val="0"/>
          <w:color w:val="auto"/>
          <w:sz w:val="32"/>
          <w:szCs w:val="32"/>
          <w:highlight w:val="none"/>
          <w:lang w:val="en-US" w:eastAsia="zh-CN"/>
        </w:rPr>
        <w:t>王  赫</w:t>
      </w:r>
    </w:p>
    <w:p w14:paraId="3F9AEF1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刘建军</w:t>
      </w:r>
      <w:r>
        <w:rPr>
          <w:rFonts w:hint="eastAsia" w:ascii="仿宋" w:hAnsi="仿宋" w:eastAsia="仿宋" w:cs="仿宋"/>
          <w:b w:val="0"/>
          <w:bCs w:val="0"/>
          <w:color w:val="auto"/>
          <w:sz w:val="32"/>
          <w:szCs w:val="32"/>
          <w:highlight w:val="none"/>
        </w:rPr>
        <w:t>、闫磊磊</w:t>
      </w:r>
      <w:r>
        <w:rPr>
          <w:rFonts w:hint="eastAsia" w:ascii="仿宋" w:hAnsi="仿宋" w:eastAsia="仿宋" w:cs="仿宋"/>
          <w:b w:val="0"/>
          <w:bCs w:val="0"/>
          <w:color w:val="auto"/>
          <w:sz w:val="32"/>
          <w:szCs w:val="32"/>
          <w:highlight w:val="none"/>
          <w:lang w:eastAsia="zh-CN"/>
        </w:rPr>
        <w:t>、申  静</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裴宏伟</w:t>
      </w:r>
    </w:p>
    <w:p w14:paraId="771FA89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毕全超、吕  国、</w:t>
      </w:r>
      <w:r>
        <w:rPr>
          <w:rFonts w:hint="eastAsia" w:ascii="仿宋" w:hAnsi="仿宋" w:eastAsia="仿宋" w:cs="仿宋"/>
          <w:b w:val="0"/>
          <w:bCs w:val="0"/>
          <w:color w:val="auto"/>
          <w:sz w:val="32"/>
          <w:szCs w:val="32"/>
          <w:highlight w:val="none"/>
          <w:lang w:eastAsia="zh-CN"/>
        </w:rPr>
        <w:t>徐海涛</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刘晓群</w:t>
      </w:r>
      <w:r>
        <w:rPr>
          <w:rFonts w:hint="eastAsia" w:ascii="仿宋" w:hAnsi="仿宋" w:eastAsia="仿宋" w:cs="仿宋"/>
          <w:b w:val="0"/>
          <w:bCs w:val="0"/>
          <w:color w:val="auto"/>
          <w:sz w:val="32"/>
          <w:szCs w:val="32"/>
          <w:highlight w:val="none"/>
        </w:rPr>
        <w:t>、王  斌</w:t>
      </w:r>
    </w:p>
    <w:p w14:paraId="3B64D93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党委（校长）办公室</w:t>
      </w:r>
    </w:p>
    <w:p w14:paraId="7DFE0567">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62747EA2">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（七）法治</w:t>
      </w:r>
      <w:r>
        <w:rPr>
          <w:rFonts w:hint="eastAsia" w:ascii="楷体" w:hAnsi="楷体" w:eastAsia="楷体" w:cs="楷体"/>
          <w:b/>
          <w:bCs/>
          <w:color w:val="auto"/>
          <w:sz w:val="32"/>
          <w:szCs w:val="32"/>
          <w:highlight w:val="none"/>
        </w:rPr>
        <w:t>工作领导小组（成立于2005年7月</w:t>
      </w:r>
      <w:r>
        <w:rPr>
          <w:rFonts w:hint="eastAsia" w:ascii="楷体" w:hAnsi="楷体" w:eastAsia="楷体" w:cs="楷体"/>
          <w:b/>
          <w:bCs/>
          <w:color w:val="auto"/>
          <w:sz w:val="32"/>
          <w:szCs w:val="32"/>
          <w:highlight w:val="none"/>
          <w:lang w:eastAsia="zh-CN"/>
        </w:rPr>
        <w:t>，原名为法制工作领导小组</w:t>
      </w:r>
      <w:r>
        <w:rPr>
          <w:rFonts w:hint="eastAsia" w:ascii="楷体" w:hAnsi="楷体" w:eastAsia="楷体" w:cs="楷体"/>
          <w:b/>
          <w:bCs/>
          <w:color w:val="auto"/>
          <w:sz w:val="32"/>
          <w:szCs w:val="32"/>
          <w:highlight w:val="none"/>
        </w:rPr>
        <w:t>）</w:t>
      </w:r>
    </w:p>
    <w:p w14:paraId="57C5E53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08407AF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val="en-US" w:eastAsia="zh-CN"/>
        </w:rPr>
        <w:t>尹万玉</w:t>
      </w:r>
    </w:p>
    <w:p w14:paraId="0404AED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p>
    <w:p w14:paraId="154DADC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lang w:eastAsia="zh-CN"/>
        </w:rPr>
        <w:t>、裴宏伟</w:t>
      </w:r>
    </w:p>
    <w:p w14:paraId="37FDB3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党委（校长）办公室</w:t>
      </w:r>
    </w:p>
    <w:p w14:paraId="0592E7C2">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5C111AC0">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lang w:eastAsia="zh-CN"/>
        </w:rPr>
        <w:t>（八）</w:t>
      </w:r>
      <w:r>
        <w:rPr>
          <w:rFonts w:hint="eastAsia" w:ascii="楷体" w:hAnsi="楷体" w:eastAsia="楷体" w:cs="楷体"/>
          <w:b/>
          <w:bCs/>
          <w:color w:val="auto"/>
          <w:sz w:val="32"/>
          <w:szCs w:val="32"/>
          <w:highlight w:val="none"/>
          <w:lang w:val="en-US" w:eastAsia="zh-CN"/>
        </w:rPr>
        <w:t>教育</w:t>
      </w:r>
      <w:r>
        <w:rPr>
          <w:rFonts w:hint="eastAsia" w:ascii="楷体" w:hAnsi="楷体" w:eastAsia="楷体" w:cs="楷体"/>
          <w:b/>
          <w:bCs/>
          <w:color w:val="auto"/>
          <w:sz w:val="32"/>
          <w:szCs w:val="32"/>
          <w:highlight w:val="none"/>
        </w:rPr>
        <w:t>统计工作领导小组（成立于2004年12月）</w:t>
      </w:r>
    </w:p>
    <w:p w14:paraId="1CB6D03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王建民</w:t>
      </w:r>
    </w:p>
    <w:p w14:paraId="4600BC9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val="en-US" w:eastAsia="zh-CN"/>
        </w:rPr>
        <w:t>张立群、尹万玉、</w:t>
      </w:r>
      <w:r>
        <w:rPr>
          <w:rFonts w:hint="eastAsia" w:ascii="仿宋" w:hAnsi="仿宋" w:eastAsia="仿宋" w:cs="仿宋"/>
          <w:b w:val="0"/>
          <w:bCs w:val="0"/>
          <w:color w:val="auto"/>
          <w:sz w:val="32"/>
          <w:szCs w:val="32"/>
          <w:highlight w:val="none"/>
        </w:rPr>
        <w:t>姚</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敏、赵海军</w:t>
      </w:r>
    </w:p>
    <w:p w14:paraId="7AB4962D">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贾玉贵</w:t>
      </w:r>
    </w:p>
    <w:p w14:paraId="5D4447F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肖立新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p>
    <w:p w14:paraId="6326EF8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lang w:eastAsia="zh-CN"/>
        </w:rPr>
        <w:t>、王登海</w:t>
      </w:r>
    </w:p>
    <w:p w14:paraId="4E61D13B">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lang w:eastAsia="zh-CN"/>
        </w:rPr>
        <w:t>罗  义、李晓庆、董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p>
    <w:p w14:paraId="089A76F0">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王占英、</w:t>
      </w:r>
      <w:r>
        <w:rPr>
          <w:rFonts w:hint="eastAsia" w:ascii="仿宋" w:hAnsi="仿宋" w:eastAsia="仿宋" w:cs="仿宋"/>
          <w:b w:val="0"/>
          <w:bCs w:val="0"/>
          <w:color w:val="auto"/>
          <w:sz w:val="32"/>
          <w:szCs w:val="32"/>
          <w:highlight w:val="none"/>
        </w:rPr>
        <w:t>常  青、</w:t>
      </w:r>
      <w:r>
        <w:rPr>
          <w:rFonts w:hint="eastAsia" w:ascii="仿宋" w:hAnsi="仿宋" w:eastAsia="仿宋" w:cs="仿宋"/>
          <w:b w:val="0"/>
          <w:bCs w:val="0"/>
          <w:color w:val="auto"/>
          <w:sz w:val="32"/>
          <w:szCs w:val="32"/>
          <w:highlight w:val="none"/>
          <w:lang w:val="en-US" w:eastAsia="zh-CN"/>
        </w:rPr>
        <w:t>林大岵、葛立杰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麻振华</w:t>
      </w:r>
    </w:p>
    <w:p w14:paraId="3AD35F7B">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孙  勇、郝桂珍、</w:t>
      </w:r>
      <w:r>
        <w:rPr>
          <w:rFonts w:hint="eastAsia" w:ascii="仿宋" w:hAnsi="仿宋" w:eastAsia="仿宋" w:cs="仿宋"/>
          <w:b w:val="0"/>
          <w:bCs w:val="0"/>
          <w:color w:val="auto"/>
          <w:sz w:val="32"/>
          <w:szCs w:val="32"/>
          <w:highlight w:val="none"/>
          <w:lang w:eastAsia="zh-CN"/>
        </w:rPr>
        <w:t>温秀梅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李佳欣、</w:t>
      </w:r>
      <w:r>
        <w:rPr>
          <w:rFonts w:hint="eastAsia" w:ascii="仿宋" w:hAnsi="仿宋" w:eastAsia="仿宋" w:cs="仿宋"/>
          <w:b w:val="0"/>
          <w:bCs w:val="0"/>
          <w:color w:val="auto"/>
          <w:sz w:val="32"/>
          <w:szCs w:val="32"/>
          <w:highlight w:val="none"/>
          <w:lang w:val="en-US" w:eastAsia="zh-CN"/>
        </w:rPr>
        <w:t>王  赫</w:t>
      </w:r>
    </w:p>
    <w:p w14:paraId="101B7DA4">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闫磊磊</w:t>
      </w:r>
      <w:r>
        <w:rPr>
          <w:rFonts w:hint="eastAsia" w:ascii="仿宋" w:hAnsi="仿宋" w:eastAsia="仿宋" w:cs="仿宋"/>
          <w:b w:val="0"/>
          <w:bCs w:val="0"/>
          <w:color w:val="auto"/>
          <w:sz w:val="32"/>
          <w:szCs w:val="32"/>
          <w:highlight w:val="none"/>
          <w:lang w:eastAsia="zh-CN"/>
        </w:rPr>
        <w:t>、裴宏伟、毕全超、吕</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国</w:t>
      </w:r>
    </w:p>
    <w:p w14:paraId="69050088">
      <w:pPr>
        <w:keepNext w:val="0"/>
        <w:keepLines w:val="0"/>
        <w:pageBreakBefore w:val="0"/>
        <w:widowControl w:val="0"/>
        <w:kinsoku/>
        <w:wordWrap/>
        <w:overflowPunct/>
        <w:topLinePunct w:val="0"/>
        <w:autoSpaceDE/>
        <w:autoSpaceDN/>
        <w:bidi w:val="0"/>
        <w:adjustRightInd/>
        <w:snapToGrid/>
        <w:spacing w:line="560" w:lineRule="exact"/>
        <w:ind w:left="1606" w:leftChars="765"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徐海涛、</w:t>
      </w:r>
      <w:r>
        <w:rPr>
          <w:rFonts w:hint="eastAsia" w:ascii="仿宋" w:hAnsi="仿宋" w:eastAsia="仿宋" w:cs="仿宋"/>
          <w:b w:val="0"/>
          <w:bCs w:val="0"/>
          <w:color w:val="auto"/>
          <w:sz w:val="32"/>
          <w:szCs w:val="32"/>
          <w:highlight w:val="none"/>
          <w:lang w:val="en-US" w:eastAsia="zh-CN"/>
        </w:rPr>
        <w:t>刘晓群</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斌</w:t>
      </w:r>
    </w:p>
    <w:p w14:paraId="13982BE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ins w:id="21" w:author="肖瑞雪" w:date="2025-08-17T11:48:00Z"/>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党委（校长）办公室</w:t>
      </w:r>
    </w:p>
    <w:p w14:paraId="55AD59A0">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rPr>
      </w:pPr>
    </w:p>
    <w:p w14:paraId="7E105174">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九</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信访工作领导小组</w:t>
      </w:r>
      <w:r>
        <w:rPr>
          <w:rFonts w:hint="eastAsia" w:ascii="楷体" w:hAnsi="楷体" w:eastAsia="楷体" w:cs="楷体"/>
          <w:b/>
          <w:bCs/>
          <w:color w:val="auto"/>
          <w:sz w:val="32"/>
          <w:szCs w:val="32"/>
        </w:rPr>
        <w:t>（成立于</w:t>
      </w:r>
      <w:r>
        <w:rPr>
          <w:rFonts w:hint="eastAsia" w:ascii="楷体" w:hAnsi="楷体" w:eastAsia="楷体" w:cs="楷体"/>
          <w:b/>
          <w:bCs/>
          <w:color w:val="auto"/>
          <w:sz w:val="32"/>
          <w:szCs w:val="32"/>
          <w:lang w:val="en-US" w:eastAsia="zh-CN"/>
        </w:rPr>
        <w:t>2015</w:t>
      </w:r>
      <w:r>
        <w:rPr>
          <w:rFonts w:hint="eastAsia" w:ascii="楷体" w:hAnsi="楷体" w:eastAsia="楷体" w:cs="楷体"/>
          <w:b/>
          <w:bCs/>
          <w:color w:val="auto"/>
          <w:sz w:val="32"/>
          <w:szCs w:val="32"/>
        </w:rPr>
        <w:t>年</w:t>
      </w:r>
      <w:r>
        <w:rPr>
          <w:rFonts w:hint="eastAsia" w:ascii="楷体" w:hAnsi="楷体" w:eastAsia="楷体" w:cs="楷体"/>
          <w:b/>
          <w:bCs/>
          <w:color w:val="auto"/>
          <w:sz w:val="32"/>
          <w:szCs w:val="32"/>
          <w:lang w:val="en-US" w:eastAsia="zh-CN"/>
        </w:rPr>
        <w:t>12</w:t>
      </w:r>
      <w:r>
        <w:rPr>
          <w:rFonts w:hint="eastAsia" w:ascii="楷体" w:hAnsi="楷体" w:eastAsia="楷体" w:cs="楷体"/>
          <w:b/>
          <w:bCs/>
          <w:color w:val="auto"/>
          <w:sz w:val="32"/>
          <w:szCs w:val="32"/>
        </w:rPr>
        <w:t>月）</w:t>
      </w:r>
    </w:p>
    <w:p w14:paraId="744DAFB1">
      <w:pPr>
        <w:keepNext w:val="0"/>
        <w:keepLines w:val="0"/>
        <w:pageBreakBefore w:val="0"/>
        <w:widowControl w:val="0"/>
        <w:kinsoku/>
        <w:wordWrap/>
        <w:overflowPunct/>
        <w:topLinePunct w:val="0"/>
        <w:autoSpaceDE/>
        <w:autoSpaceDN/>
        <w:bidi w:val="0"/>
        <w:adjustRightInd/>
        <w:snapToGrid/>
        <w:spacing w:line="560" w:lineRule="exact"/>
        <w:ind w:left="420" w:leftChars="200" w:firstLine="0" w:firstLineChars="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组  长：</w:t>
      </w:r>
      <w:r>
        <w:rPr>
          <w:rFonts w:hint="eastAsia" w:ascii="仿宋" w:hAnsi="仿宋" w:eastAsia="仿宋" w:cs="仿宋"/>
          <w:b w:val="0"/>
          <w:bCs w:val="0"/>
          <w:color w:val="auto"/>
          <w:sz w:val="32"/>
          <w:szCs w:val="32"/>
          <w:highlight w:val="none"/>
          <w:lang w:val="en-US" w:eastAsia="zh-CN"/>
        </w:rPr>
        <w:t>尹万玉</w:t>
      </w:r>
    </w:p>
    <w:p w14:paraId="21F48E61">
      <w:pPr>
        <w:keepNext w:val="0"/>
        <w:keepLines w:val="0"/>
        <w:pageBreakBefore w:val="0"/>
        <w:widowControl w:val="0"/>
        <w:kinsoku/>
        <w:wordWrap/>
        <w:overflowPunct/>
        <w:topLinePunct w:val="0"/>
        <w:autoSpaceDE/>
        <w:autoSpaceDN/>
        <w:bidi w:val="0"/>
        <w:adjustRightInd/>
        <w:snapToGrid/>
        <w:spacing w:line="56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副组长：张立群、姚  冰、李  敏、赵海军</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lang w:eastAsia="zh-CN"/>
        </w:rPr>
        <w:t>贾玉贵</w:t>
      </w:r>
    </w:p>
    <w:p w14:paraId="06D6BAB6">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宋  强</w:t>
      </w:r>
    </w:p>
    <w:p w14:paraId="139D142F">
      <w:pPr>
        <w:keepNext w:val="0"/>
        <w:keepLines w:val="0"/>
        <w:pageBreakBefore w:val="0"/>
        <w:widowControl w:val="0"/>
        <w:kinsoku/>
        <w:wordWrap/>
        <w:overflowPunct/>
        <w:topLinePunct w:val="0"/>
        <w:autoSpaceDE/>
        <w:autoSpaceDN/>
        <w:bidi w:val="0"/>
        <w:adjustRightInd/>
        <w:snapToGrid/>
        <w:spacing w:line="56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成  员：李汉超、肖立新、王喜明、李  杰、孙  彬</w:t>
      </w:r>
    </w:p>
    <w:p w14:paraId="768138A7">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  超、梁建明、曹  宇、胡万枝、王登海</w:t>
      </w:r>
    </w:p>
    <w:p w14:paraId="21C73DE7">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邓大鹏、刘继文、罗  义、李晓庆、钟晓春</w:t>
      </w:r>
    </w:p>
    <w:p w14:paraId="1CE1FFF8">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王  洁、于江利、李海波、杜  鹏、狄巨星</w:t>
      </w:r>
    </w:p>
    <w:p w14:paraId="043C33F7">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李树新、吴永强、庞  炜、赵有江、王  赫</w:t>
      </w:r>
    </w:p>
    <w:p w14:paraId="6C5CE525">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刘建军、申  静、裴宏伟、毕全超、吕  国</w:t>
      </w:r>
    </w:p>
    <w:p w14:paraId="4ED9C15A">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徐海涛、刘晓群、王  斌</w:t>
      </w:r>
    </w:p>
    <w:p w14:paraId="474B615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lang w:eastAsia="zh-CN"/>
        </w:rPr>
        <w:t>办公室设在党委（校长）办公室</w:t>
      </w:r>
    </w:p>
    <w:p w14:paraId="4DE2A5C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p>
    <w:p w14:paraId="4C1C80F8">
      <w:pPr>
        <w:keepNext w:val="0"/>
        <w:keepLines w:val="0"/>
        <w:pageBreakBefore w:val="0"/>
        <w:widowControl w:val="0"/>
        <w:tabs>
          <w:tab w:val="left" w:pos="0"/>
        </w:tabs>
        <w:kinsoku/>
        <w:wordWrap/>
        <w:overflowPunct/>
        <w:topLinePunct w:val="0"/>
        <w:autoSpaceDE/>
        <w:autoSpaceDN/>
        <w:bidi w:val="0"/>
        <w:adjustRightInd/>
        <w:snapToGrid/>
        <w:spacing w:line="52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精神文明建设领导小组（成立于1998年6月）</w:t>
      </w:r>
    </w:p>
    <w:p w14:paraId="2C34BC2D">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组  长：翁维素</w:t>
      </w:r>
    </w:p>
    <w:p w14:paraId="50635A3C">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副组长：王建民、张立群、尹万玉、姚  冰、李  敏</w:t>
      </w:r>
    </w:p>
    <w:p w14:paraId="3614A1D2">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赵海军、贾玉贵</w:t>
      </w:r>
    </w:p>
    <w:p w14:paraId="23B8E335">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成  员：李汉超、肖立新、王喜明、李  杰、孙  彬</w:t>
      </w:r>
    </w:p>
    <w:p w14:paraId="1526157B">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  超、梁建明、曹  宇、胡万枝、王登海</w:t>
      </w:r>
    </w:p>
    <w:p w14:paraId="430F8EEA">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邓大鹏、刘继文、罗  义、李晓庆、钟晓春</w:t>
      </w:r>
    </w:p>
    <w:p w14:paraId="7959960A">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王  洁、于江利、李海波、杜  鹏、狄巨星</w:t>
      </w:r>
    </w:p>
    <w:p w14:paraId="2C5D41B9">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李树新、吴永强、庞  炜、赵有江、王  赫</w:t>
      </w:r>
    </w:p>
    <w:p w14:paraId="39E8A188">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刘建军、申  静、裴宏伟、毕全超、吕  国</w:t>
      </w:r>
    </w:p>
    <w:p w14:paraId="6258DE7A">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徐海涛、刘晓群、王  斌</w:t>
      </w:r>
    </w:p>
    <w:p w14:paraId="73AAC37C">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lang w:eastAsia="zh-CN"/>
        </w:rPr>
        <w:t>办公室设在宣传（统战）部</w:t>
      </w:r>
    </w:p>
    <w:p w14:paraId="2EEA314A">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p>
    <w:p w14:paraId="5804BAAB">
      <w:pPr>
        <w:keepNext w:val="0"/>
        <w:keepLines w:val="0"/>
        <w:pageBreakBefore w:val="0"/>
        <w:widowControl w:val="0"/>
        <w:tabs>
          <w:tab w:val="left" w:pos="0"/>
        </w:tabs>
        <w:kinsoku/>
        <w:wordWrap/>
        <w:overflowPunct/>
        <w:topLinePunct w:val="0"/>
        <w:autoSpaceDE/>
        <w:autoSpaceDN/>
        <w:bidi w:val="0"/>
        <w:adjustRightInd/>
        <w:snapToGrid/>
        <w:spacing w:line="52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十一</w:t>
      </w:r>
      <w:r>
        <w:rPr>
          <w:rFonts w:hint="eastAsia" w:ascii="楷体" w:hAnsi="楷体" w:eastAsia="楷体" w:cs="楷体"/>
          <w:b/>
          <w:bCs/>
          <w:color w:val="auto"/>
          <w:sz w:val="32"/>
          <w:szCs w:val="32"/>
          <w:lang w:eastAsia="zh-CN"/>
        </w:rPr>
        <w:t>）宣传思想文化和意识形态工作领导小组（成立于2015年12月，</w:t>
      </w:r>
      <w:r>
        <w:rPr>
          <w:rFonts w:hint="eastAsia" w:ascii="楷体" w:hAnsi="楷体" w:eastAsia="楷体" w:cs="楷体"/>
          <w:b/>
          <w:bCs/>
          <w:color w:val="auto"/>
          <w:sz w:val="32"/>
          <w:szCs w:val="32"/>
          <w:lang w:val="en-US" w:eastAsia="zh-CN"/>
        </w:rPr>
        <w:t>原名为意识形态工作领导小组</w:t>
      </w:r>
      <w:r>
        <w:rPr>
          <w:rFonts w:hint="eastAsia" w:ascii="楷体" w:hAnsi="楷体" w:eastAsia="楷体" w:cs="楷体"/>
          <w:b/>
          <w:bCs/>
          <w:color w:val="auto"/>
          <w:sz w:val="32"/>
          <w:szCs w:val="32"/>
          <w:lang w:eastAsia="zh-CN"/>
        </w:rPr>
        <w:t>）</w:t>
      </w:r>
    </w:p>
    <w:p w14:paraId="0F50C96E">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组  长：翁维素</w:t>
      </w:r>
    </w:p>
    <w:p w14:paraId="59A5D83B">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副组长：王建民、张立群、尹万玉、姚  冰、李  敏</w:t>
      </w:r>
    </w:p>
    <w:p w14:paraId="314E30F8">
      <w:pPr>
        <w:keepNext w:val="0"/>
        <w:keepLines w:val="0"/>
        <w:pageBreakBefore w:val="0"/>
        <w:widowControl w:val="0"/>
        <w:kinsoku/>
        <w:wordWrap/>
        <w:overflowPunct/>
        <w:topLinePunct w:val="0"/>
        <w:autoSpaceDE/>
        <w:autoSpaceDN/>
        <w:bidi w:val="0"/>
        <w:adjustRightInd/>
        <w:snapToGrid/>
        <w:spacing w:line="52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赵海军、贾玉贵</w:t>
      </w:r>
    </w:p>
    <w:p w14:paraId="3D65CE0D">
      <w:pPr>
        <w:keepNext w:val="0"/>
        <w:keepLines w:val="0"/>
        <w:pageBreakBefore w:val="0"/>
        <w:widowControl w:val="0"/>
        <w:kinsoku/>
        <w:wordWrap/>
        <w:overflowPunct/>
        <w:topLinePunct w:val="0"/>
        <w:autoSpaceDE/>
        <w:autoSpaceDN/>
        <w:bidi w:val="0"/>
        <w:adjustRightInd/>
        <w:snapToGrid/>
        <w:spacing w:line="52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成  员：李汉超、肖立新、王喜明、李  杰、孙  彬</w:t>
      </w:r>
    </w:p>
    <w:p w14:paraId="412593E9">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  超、梁建明、曹  宇、胡万枝、王登海</w:t>
      </w:r>
    </w:p>
    <w:p w14:paraId="46EC4634">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邓大鹏、刘继文、罗  义、李晓庆、钟晓春</w:t>
      </w:r>
    </w:p>
    <w:p w14:paraId="108BA3FE">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王  洁、于江利、李海波、杜  鹏、狄巨星</w:t>
      </w:r>
    </w:p>
    <w:p w14:paraId="2BDBA84A">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李树新、吴永强、庞  炜、赵有江、王  赫</w:t>
      </w:r>
    </w:p>
    <w:p w14:paraId="60419564">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刘建军、申  静、裴宏伟、毕全超、吕  国</w:t>
      </w:r>
    </w:p>
    <w:p w14:paraId="2F7231BC">
      <w:pPr>
        <w:keepNext w:val="0"/>
        <w:keepLines w:val="0"/>
        <w:pageBreakBefore w:val="0"/>
        <w:widowControl w:val="0"/>
        <w:kinsoku/>
        <w:wordWrap/>
        <w:overflowPunct/>
        <w:topLinePunct w:val="0"/>
        <w:autoSpaceDE/>
        <w:autoSpaceDN/>
        <w:bidi w:val="0"/>
        <w:adjustRightInd/>
        <w:snapToGrid/>
        <w:spacing w:line="560" w:lineRule="exact"/>
        <w:ind w:left="420" w:leftChars="200" w:firstLine="1280" w:firstLineChars="4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徐海涛、刘晓群、王  斌</w:t>
      </w:r>
    </w:p>
    <w:p w14:paraId="656A0E06">
      <w:pPr>
        <w:keepNext w:val="0"/>
        <w:keepLines w:val="0"/>
        <w:pageBreakBefore w:val="0"/>
        <w:widowControl w:val="0"/>
        <w:kinsoku/>
        <w:wordWrap/>
        <w:overflowPunct/>
        <w:topLinePunct w:val="0"/>
        <w:autoSpaceDE/>
        <w:autoSpaceDN/>
        <w:bidi w:val="0"/>
        <w:adjustRightInd/>
        <w:snapToGrid/>
        <w:spacing w:line="56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lang w:eastAsia="zh-CN"/>
        </w:rPr>
        <w:t>办公室设在宣传（统战）部</w:t>
      </w:r>
    </w:p>
    <w:p w14:paraId="2A9CB527">
      <w:pPr>
        <w:keepNext w:val="0"/>
        <w:keepLines w:val="0"/>
        <w:pageBreakBefore w:val="0"/>
        <w:widowControl w:val="0"/>
        <w:kinsoku/>
        <w:wordWrap/>
        <w:overflowPunct/>
        <w:topLinePunct w:val="0"/>
        <w:autoSpaceDE/>
        <w:autoSpaceDN/>
        <w:bidi w:val="0"/>
        <w:adjustRightInd/>
        <w:snapToGrid/>
        <w:spacing w:line="400" w:lineRule="exact"/>
        <w:ind w:left="420" w:leftChars="200" w:firstLine="0" w:firstLineChars="0"/>
        <w:jc w:val="both"/>
        <w:textAlignment w:val="auto"/>
        <w:rPr>
          <w:rFonts w:hint="eastAsia" w:ascii="仿宋" w:hAnsi="仿宋" w:eastAsia="仿宋" w:cs="仿宋"/>
          <w:b w:val="0"/>
          <w:bCs w:val="0"/>
          <w:color w:val="auto"/>
          <w:sz w:val="32"/>
          <w:szCs w:val="32"/>
          <w:highlight w:val="none"/>
          <w:lang w:eastAsia="zh-CN"/>
        </w:rPr>
      </w:pPr>
    </w:p>
    <w:p w14:paraId="2DD05C65">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（十</w:t>
      </w:r>
      <w:r>
        <w:rPr>
          <w:rFonts w:hint="eastAsia" w:ascii="楷体" w:hAnsi="楷体" w:eastAsia="楷体" w:cs="楷体"/>
          <w:b/>
          <w:bCs/>
          <w:color w:val="auto"/>
          <w:sz w:val="32"/>
          <w:szCs w:val="32"/>
          <w:lang w:val="en-US" w:eastAsia="zh-CN"/>
        </w:rPr>
        <w:t>二</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思想政治工作领导小组（成立于2017年7月）</w:t>
      </w:r>
    </w:p>
    <w:p w14:paraId="0B5FCB8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组</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eastAsia="zh-CN"/>
        </w:rPr>
        <w:t>长：</w:t>
      </w:r>
      <w:r>
        <w:rPr>
          <w:rFonts w:hint="eastAsia" w:ascii="仿宋" w:hAnsi="仿宋" w:eastAsia="仿宋" w:cs="仿宋"/>
          <w:b w:val="0"/>
          <w:bCs w:val="0"/>
          <w:color w:val="auto"/>
          <w:sz w:val="32"/>
          <w:szCs w:val="32"/>
          <w:lang w:val="en-US" w:eastAsia="zh-CN"/>
        </w:rPr>
        <w:t>翁维素</w:t>
      </w:r>
    </w:p>
    <w:p w14:paraId="0D46716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副组长：</w:t>
      </w:r>
      <w:r>
        <w:rPr>
          <w:rFonts w:hint="eastAsia" w:ascii="仿宋" w:hAnsi="仿宋" w:eastAsia="仿宋" w:cs="仿宋"/>
          <w:b w:val="0"/>
          <w:bCs w:val="0"/>
          <w:color w:val="auto"/>
          <w:sz w:val="32"/>
          <w:szCs w:val="32"/>
          <w:lang w:val="en-US" w:eastAsia="zh-CN"/>
        </w:rPr>
        <w:t>王建民</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lang w:val="en-US" w:eastAsia="zh-CN"/>
        </w:rPr>
        <w:t>张立群</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lang w:val="en-US" w:eastAsia="zh-CN"/>
        </w:rPr>
        <w:t>尹万玉</w:t>
      </w:r>
      <w:r>
        <w:rPr>
          <w:rFonts w:hint="eastAsia" w:ascii="仿宋" w:hAnsi="仿宋" w:eastAsia="仿宋" w:cs="仿宋"/>
          <w:b w:val="0"/>
          <w:bCs w:val="0"/>
          <w:color w:val="auto"/>
          <w:sz w:val="32"/>
          <w:szCs w:val="32"/>
          <w:lang w:eastAsia="zh-CN"/>
        </w:rPr>
        <w:t>、姚</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eastAsia="zh-CN"/>
        </w:rPr>
        <w:t>冰、</w:t>
      </w:r>
      <w:r>
        <w:rPr>
          <w:rFonts w:hint="eastAsia" w:ascii="仿宋" w:hAnsi="仿宋" w:eastAsia="仿宋" w:cs="仿宋"/>
          <w:b w:val="0"/>
          <w:bCs w:val="0"/>
          <w:color w:val="auto"/>
          <w:sz w:val="32"/>
          <w:szCs w:val="32"/>
          <w:lang w:val="en-US" w:eastAsia="zh-CN"/>
        </w:rPr>
        <w:t>李  敏</w:t>
      </w:r>
    </w:p>
    <w:p w14:paraId="2916C9E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赵海军、</w:t>
      </w:r>
      <w:r>
        <w:rPr>
          <w:rFonts w:hint="eastAsia" w:ascii="仿宋" w:hAnsi="仿宋" w:eastAsia="仿宋" w:cs="仿宋"/>
          <w:b w:val="0"/>
          <w:bCs w:val="0"/>
          <w:color w:val="auto"/>
          <w:sz w:val="32"/>
          <w:szCs w:val="32"/>
          <w:lang w:val="en-US" w:eastAsia="zh-CN"/>
        </w:rPr>
        <w:t>贾玉贵</w:t>
      </w:r>
    </w:p>
    <w:p w14:paraId="564BE9C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成  员：</w:t>
      </w:r>
      <w:r>
        <w:rPr>
          <w:rFonts w:hint="eastAsia" w:ascii="仿宋" w:hAnsi="仿宋" w:eastAsia="仿宋" w:cs="仿宋"/>
          <w:b w:val="0"/>
          <w:bCs w:val="0"/>
          <w:color w:val="auto"/>
          <w:sz w:val="32"/>
          <w:szCs w:val="32"/>
          <w:lang w:eastAsia="zh-CN"/>
        </w:rPr>
        <w:t>李汉超</w:t>
      </w:r>
      <w:r>
        <w:rPr>
          <w:rFonts w:hint="eastAsia" w:ascii="仿宋" w:hAnsi="仿宋" w:eastAsia="仿宋" w:cs="仿宋"/>
          <w:b w:val="0"/>
          <w:bCs w:val="0"/>
          <w:color w:val="auto"/>
          <w:sz w:val="32"/>
          <w:szCs w:val="32"/>
        </w:rPr>
        <w:t>、肖立新、</w:t>
      </w:r>
      <w:r>
        <w:rPr>
          <w:rFonts w:hint="eastAsia" w:ascii="仿宋" w:hAnsi="仿宋" w:eastAsia="仿宋" w:cs="仿宋"/>
          <w:b w:val="0"/>
          <w:bCs w:val="0"/>
          <w:color w:val="auto"/>
          <w:sz w:val="32"/>
          <w:szCs w:val="32"/>
          <w:lang w:val="en-US" w:eastAsia="zh-CN"/>
        </w:rPr>
        <w:t>王喜明</w:t>
      </w:r>
      <w:r>
        <w:rPr>
          <w:rFonts w:hint="eastAsia" w:ascii="仿宋" w:hAnsi="仿宋" w:eastAsia="仿宋" w:cs="仿宋"/>
          <w:b w:val="0"/>
          <w:bCs w:val="0"/>
          <w:color w:val="auto"/>
          <w:sz w:val="32"/>
          <w:szCs w:val="32"/>
        </w:rPr>
        <w:t>、李</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杰、孙</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彬</w:t>
      </w:r>
    </w:p>
    <w:p w14:paraId="597C368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u w:val="none"/>
          <w:lang w:eastAsia="zh-CN"/>
        </w:rPr>
      </w:pPr>
      <w:r>
        <w:rPr>
          <w:rFonts w:hint="eastAsia" w:ascii="仿宋" w:hAnsi="仿宋" w:eastAsia="仿宋" w:cs="仿宋"/>
          <w:b w:val="0"/>
          <w:bCs w:val="0"/>
          <w:color w:val="auto"/>
          <w:sz w:val="32"/>
          <w:szCs w:val="32"/>
          <w:lang w:val="en-US" w:eastAsia="zh-CN"/>
        </w:rPr>
        <w:t>刘  超</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u w:val="none"/>
          <w:lang w:eastAsia="zh-CN"/>
        </w:rPr>
        <w:t>梁建明、</w:t>
      </w:r>
      <w:r>
        <w:rPr>
          <w:rFonts w:hint="eastAsia" w:ascii="仿宋" w:hAnsi="仿宋" w:eastAsia="仿宋" w:cs="仿宋"/>
          <w:b w:val="0"/>
          <w:bCs w:val="0"/>
          <w:color w:val="auto"/>
          <w:sz w:val="32"/>
          <w:szCs w:val="32"/>
          <w:u w:val="none"/>
          <w:lang w:val="en-US" w:eastAsia="zh-CN"/>
        </w:rPr>
        <w:t>曹  宇</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u w:val="none"/>
          <w:lang w:val="en-US" w:eastAsia="zh-CN"/>
        </w:rPr>
        <w:t>胡万枝</w:t>
      </w:r>
      <w:r>
        <w:rPr>
          <w:rFonts w:hint="eastAsia" w:ascii="仿宋" w:hAnsi="仿宋" w:eastAsia="仿宋" w:cs="仿宋"/>
          <w:b w:val="0"/>
          <w:bCs w:val="0"/>
          <w:color w:val="auto"/>
          <w:sz w:val="32"/>
          <w:szCs w:val="32"/>
          <w:u w:val="none"/>
          <w:lang w:eastAsia="zh-CN"/>
        </w:rPr>
        <w:t>、王登海</w:t>
      </w:r>
    </w:p>
    <w:p w14:paraId="35B0F7A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u w:val="none"/>
        </w:rPr>
      </w:pPr>
      <w:r>
        <w:rPr>
          <w:rFonts w:hint="eastAsia" w:ascii="仿宋" w:hAnsi="仿宋" w:eastAsia="仿宋" w:cs="仿宋"/>
          <w:b w:val="0"/>
          <w:bCs w:val="0"/>
          <w:color w:val="auto"/>
          <w:sz w:val="32"/>
          <w:szCs w:val="32"/>
          <w:u w:val="none"/>
          <w:lang w:eastAsia="zh-CN"/>
        </w:rPr>
        <w:t>邓大鹏、</w:t>
      </w:r>
      <w:r>
        <w:rPr>
          <w:rFonts w:hint="eastAsia" w:ascii="仿宋" w:hAnsi="仿宋" w:eastAsia="仿宋" w:cs="仿宋"/>
          <w:b w:val="0"/>
          <w:bCs w:val="0"/>
          <w:color w:val="auto"/>
          <w:sz w:val="32"/>
          <w:szCs w:val="32"/>
          <w:u w:val="none"/>
          <w:lang w:val="en-US" w:eastAsia="zh-CN"/>
        </w:rPr>
        <w:t>刘继文、罗  义</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u w:val="none"/>
          <w:lang w:eastAsia="zh-CN"/>
        </w:rPr>
        <w:t>李晓庆</w:t>
      </w:r>
      <w:r>
        <w:rPr>
          <w:rFonts w:hint="eastAsia" w:ascii="仿宋" w:hAnsi="仿宋" w:eastAsia="仿宋" w:cs="仿宋"/>
          <w:b w:val="0"/>
          <w:bCs w:val="0"/>
          <w:color w:val="auto"/>
          <w:sz w:val="32"/>
          <w:szCs w:val="32"/>
          <w:u w:val="none"/>
        </w:rPr>
        <w:t>、钟晓春</w:t>
      </w:r>
    </w:p>
    <w:p w14:paraId="4EC5828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u w:val="none"/>
        </w:rPr>
      </w:pPr>
      <w:r>
        <w:rPr>
          <w:rFonts w:hint="eastAsia" w:ascii="仿宋" w:hAnsi="仿宋" w:eastAsia="仿宋" w:cs="仿宋"/>
          <w:b w:val="0"/>
          <w:bCs w:val="0"/>
          <w:color w:val="auto"/>
          <w:sz w:val="32"/>
          <w:szCs w:val="32"/>
          <w:u w:val="none"/>
        </w:rPr>
        <w:t>王</w:t>
      </w:r>
      <w:r>
        <w:rPr>
          <w:rFonts w:hint="eastAsia" w:ascii="仿宋" w:hAnsi="仿宋" w:eastAsia="仿宋" w:cs="仿宋"/>
          <w:b w:val="0"/>
          <w:bCs w:val="0"/>
          <w:color w:val="auto"/>
          <w:sz w:val="32"/>
          <w:szCs w:val="32"/>
          <w:u w:val="none"/>
          <w:lang w:val="en-US" w:eastAsia="zh-CN"/>
        </w:rPr>
        <w:t xml:space="preserve">  </w:t>
      </w:r>
      <w:r>
        <w:rPr>
          <w:rFonts w:hint="eastAsia" w:ascii="仿宋" w:hAnsi="仿宋" w:eastAsia="仿宋" w:cs="仿宋"/>
          <w:b w:val="0"/>
          <w:bCs w:val="0"/>
          <w:color w:val="auto"/>
          <w:sz w:val="32"/>
          <w:szCs w:val="32"/>
          <w:u w:val="none"/>
        </w:rPr>
        <w:t>洁、</w:t>
      </w:r>
      <w:r>
        <w:rPr>
          <w:rFonts w:hint="eastAsia" w:ascii="仿宋" w:hAnsi="仿宋" w:eastAsia="仿宋" w:cs="仿宋"/>
          <w:b w:val="0"/>
          <w:bCs w:val="0"/>
          <w:color w:val="auto"/>
          <w:sz w:val="32"/>
          <w:szCs w:val="32"/>
          <w:u w:val="none"/>
          <w:lang w:val="en-US" w:eastAsia="zh-CN"/>
        </w:rPr>
        <w:t>于江利</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u w:val="none"/>
          <w:lang w:val="en-US" w:eastAsia="zh-CN"/>
        </w:rPr>
        <w:t>李海波</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u w:val="none"/>
          <w:lang w:val="en-US" w:eastAsia="zh-CN"/>
        </w:rPr>
        <w:t>杜  鹏</w:t>
      </w:r>
      <w:r>
        <w:rPr>
          <w:rFonts w:hint="eastAsia" w:ascii="仿宋" w:hAnsi="仿宋" w:eastAsia="仿宋" w:cs="仿宋"/>
          <w:b w:val="0"/>
          <w:bCs w:val="0"/>
          <w:color w:val="auto"/>
          <w:sz w:val="32"/>
          <w:szCs w:val="32"/>
          <w:u w:val="none"/>
        </w:rPr>
        <w:t>、狄巨星</w:t>
      </w:r>
    </w:p>
    <w:p w14:paraId="0595969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u w:val="none"/>
        </w:rPr>
      </w:pPr>
      <w:r>
        <w:rPr>
          <w:rFonts w:hint="eastAsia" w:ascii="仿宋" w:hAnsi="仿宋" w:eastAsia="仿宋" w:cs="仿宋"/>
          <w:b w:val="0"/>
          <w:bCs w:val="0"/>
          <w:color w:val="auto"/>
          <w:sz w:val="32"/>
          <w:szCs w:val="32"/>
          <w:u w:val="none"/>
        </w:rPr>
        <w:t>李树新、吴永强、</w:t>
      </w:r>
      <w:r>
        <w:rPr>
          <w:rFonts w:hint="eastAsia" w:ascii="仿宋" w:hAnsi="仿宋" w:eastAsia="仿宋" w:cs="仿宋"/>
          <w:b w:val="0"/>
          <w:bCs w:val="0"/>
          <w:color w:val="auto"/>
          <w:sz w:val="32"/>
          <w:szCs w:val="32"/>
          <w:u w:val="none"/>
          <w:lang w:val="en-US" w:eastAsia="zh-CN"/>
        </w:rPr>
        <w:t>庞  炜</w:t>
      </w:r>
      <w:r>
        <w:rPr>
          <w:rFonts w:hint="eastAsia" w:ascii="仿宋" w:hAnsi="仿宋" w:eastAsia="仿宋" w:cs="仿宋"/>
          <w:b w:val="0"/>
          <w:bCs w:val="0"/>
          <w:color w:val="auto"/>
          <w:sz w:val="32"/>
          <w:szCs w:val="32"/>
          <w:u w:val="none"/>
        </w:rPr>
        <w:t>、赵有江、</w:t>
      </w:r>
      <w:r>
        <w:rPr>
          <w:rFonts w:hint="eastAsia" w:ascii="仿宋" w:hAnsi="仿宋" w:eastAsia="仿宋" w:cs="仿宋"/>
          <w:b w:val="0"/>
          <w:bCs w:val="0"/>
          <w:color w:val="auto"/>
          <w:sz w:val="32"/>
          <w:szCs w:val="32"/>
          <w:u w:val="none"/>
          <w:lang w:val="en-US" w:eastAsia="zh-CN"/>
        </w:rPr>
        <w:t>王  赫</w:t>
      </w:r>
    </w:p>
    <w:p w14:paraId="27A298FF">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u w:val="none"/>
          <w:lang w:eastAsia="zh-CN"/>
        </w:rPr>
      </w:pPr>
      <w:r>
        <w:rPr>
          <w:rFonts w:hint="eastAsia" w:ascii="仿宋" w:hAnsi="仿宋" w:eastAsia="仿宋" w:cs="仿宋"/>
          <w:b w:val="0"/>
          <w:bCs w:val="0"/>
          <w:color w:val="auto"/>
          <w:sz w:val="32"/>
          <w:szCs w:val="32"/>
          <w:u w:val="none"/>
          <w:lang w:val="en-US" w:eastAsia="zh-CN"/>
        </w:rPr>
        <w:t>刘建军</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u w:val="none"/>
          <w:lang w:val="en-US" w:eastAsia="zh-CN"/>
        </w:rPr>
        <w:t>申  静</w:t>
      </w:r>
      <w:r>
        <w:rPr>
          <w:rFonts w:hint="eastAsia" w:ascii="仿宋" w:hAnsi="仿宋" w:eastAsia="仿宋" w:cs="仿宋"/>
          <w:b w:val="0"/>
          <w:bCs w:val="0"/>
          <w:color w:val="auto"/>
          <w:sz w:val="32"/>
          <w:szCs w:val="32"/>
          <w:u w:val="none"/>
        </w:rPr>
        <w:t>、</w:t>
      </w:r>
      <w:r>
        <w:rPr>
          <w:rFonts w:hint="eastAsia" w:ascii="仿宋" w:hAnsi="仿宋" w:eastAsia="仿宋" w:cs="仿宋"/>
          <w:b w:val="0"/>
          <w:bCs w:val="0"/>
          <w:color w:val="auto"/>
          <w:sz w:val="32"/>
          <w:szCs w:val="32"/>
          <w:lang w:eastAsia="zh-CN"/>
        </w:rPr>
        <w:t>裴宏伟</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u w:val="none"/>
          <w:lang w:eastAsia="zh-CN"/>
        </w:rPr>
        <w:t>毕全超、</w:t>
      </w:r>
      <w:r>
        <w:rPr>
          <w:rFonts w:hint="eastAsia" w:ascii="仿宋" w:hAnsi="仿宋" w:eastAsia="仿宋" w:cs="仿宋"/>
          <w:b w:val="0"/>
          <w:bCs w:val="0"/>
          <w:color w:val="auto"/>
          <w:sz w:val="32"/>
          <w:szCs w:val="32"/>
          <w:u w:val="none"/>
        </w:rPr>
        <w:t>吕</w:t>
      </w:r>
      <w:r>
        <w:rPr>
          <w:rFonts w:hint="eastAsia" w:ascii="仿宋" w:hAnsi="仿宋" w:eastAsia="仿宋" w:cs="仿宋"/>
          <w:b w:val="0"/>
          <w:bCs w:val="0"/>
          <w:color w:val="auto"/>
          <w:sz w:val="32"/>
          <w:szCs w:val="32"/>
          <w:u w:val="none"/>
          <w:lang w:val="en-US" w:eastAsia="zh-CN"/>
        </w:rPr>
        <w:t xml:space="preserve">  </w:t>
      </w:r>
      <w:r>
        <w:rPr>
          <w:rFonts w:hint="eastAsia" w:ascii="仿宋" w:hAnsi="仿宋" w:eastAsia="仿宋" w:cs="仿宋"/>
          <w:b w:val="0"/>
          <w:bCs w:val="0"/>
          <w:color w:val="auto"/>
          <w:sz w:val="32"/>
          <w:szCs w:val="32"/>
          <w:u w:val="none"/>
        </w:rPr>
        <w:t>国</w:t>
      </w:r>
    </w:p>
    <w:p w14:paraId="5CCBAEF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u w:val="none"/>
        </w:rPr>
      </w:pPr>
      <w:r>
        <w:rPr>
          <w:rFonts w:hint="eastAsia" w:ascii="仿宋" w:hAnsi="仿宋" w:eastAsia="仿宋" w:cs="仿宋"/>
          <w:b w:val="0"/>
          <w:bCs w:val="0"/>
          <w:color w:val="auto"/>
          <w:sz w:val="32"/>
          <w:szCs w:val="32"/>
          <w:u w:val="none"/>
          <w:lang w:val="en-US" w:eastAsia="zh-CN"/>
        </w:rPr>
        <w:t>徐海涛</w:t>
      </w:r>
      <w:r>
        <w:rPr>
          <w:rFonts w:hint="eastAsia" w:ascii="仿宋" w:hAnsi="仿宋" w:eastAsia="仿宋" w:cs="仿宋"/>
          <w:b w:val="0"/>
          <w:bCs w:val="0"/>
          <w:color w:val="auto"/>
          <w:sz w:val="32"/>
          <w:szCs w:val="32"/>
          <w:u w:val="none"/>
          <w:lang w:eastAsia="zh-CN"/>
        </w:rPr>
        <w:t>、</w:t>
      </w:r>
      <w:r>
        <w:rPr>
          <w:rFonts w:hint="eastAsia" w:ascii="仿宋" w:hAnsi="仿宋" w:eastAsia="仿宋" w:cs="仿宋"/>
          <w:b w:val="0"/>
          <w:bCs w:val="0"/>
          <w:color w:val="auto"/>
          <w:sz w:val="32"/>
          <w:szCs w:val="32"/>
          <w:u w:val="none"/>
          <w:lang w:val="en-US" w:eastAsia="zh-CN"/>
        </w:rPr>
        <w:t>刘晓群、</w:t>
      </w:r>
      <w:r>
        <w:rPr>
          <w:rFonts w:hint="eastAsia" w:ascii="仿宋" w:hAnsi="仿宋" w:eastAsia="仿宋" w:cs="仿宋"/>
          <w:b w:val="0"/>
          <w:bCs w:val="0"/>
          <w:color w:val="auto"/>
          <w:sz w:val="32"/>
          <w:szCs w:val="32"/>
          <w:u w:val="none"/>
        </w:rPr>
        <w:t>王</w:t>
      </w:r>
      <w:r>
        <w:rPr>
          <w:rFonts w:hint="eastAsia" w:ascii="仿宋" w:hAnsi="仿宋" w:eastAsia="仿宋" w:cs="仿宋"/>
          <w:b w:val="0"/>
          <w:bCs w:val="0"/>
          <w:color w:val="auto"/>
          <w:sz w:val="32"/>
          <w:szCs w:val="32"/>
          <w:u w:val="none"/>
          <w:lang w:val="en-US" w:eastAsia="zh-CN"/>
        </w:rPr>
        <w:t xml:space="preserve">  </w:t>
      </w:r>
      <w:r>
        <w:rPr>
          <w:rFonts w:hint="eastAsia" w:ascii="仿宋" w:hAnsi="仿宋" w:eastAsia="仿宋" w:cs="仿宋"/>
          <w:b w:val="0"/>
          <w:bCs w:val="0"/>
          <w:color w:val="auto"/>
          <w:sz w:val="32"/>
          <w:szCs w:val="32"/>
          <w:u w:val="none"/>
        </w:rPr>
        <w:t>斌</w:t>
      </w:r>
    </w:p>
    <w:p w14:paraId="7E11ACC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eastAsia="zh-CN"/>
        </w:rPr>
        <w:t>办公室设在</w:t>
      </w:r>
      <w:r>
        <w:rPr>
          <w:rFonts w:hint="eastAsia" w:ascii="仿宋" w:hAnsi="仿宋" w:eastAsia="仿宋" w:cs="仿宋"/>
          <w:b w:val="0"/>
          <w:bCs w:val="0"/>
          <w:color w:val="auto"/>
          <w:sz w:val="32"/>
          <w:szCs w:val="32"/>
          <w:highlight w:val="none"/>
          <w:lang w:eastAsia="zh-CN"/>
        </w:rPr>
        <w:t>宣传（统战）部</w:t>
      </w:r>
    </w:p>
    <w:p w14:paraId="0C2798BA">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273FAE35">
      <w:pPr>
        <w:keepNext w:val="0"/>
        <w:keepLines w:val="0"/>
        <w:pageBreakBefore w:val="0"/>
        <w:widowControl w:val="0"/>
        <w:kinsoku/>
        <w:wordWrap/>
        <w:overflowPunct/>
        <w:topLinePunct w:val="0"/>
        <w:autoSpaceDE/>
        <w:autoSpaceDN/>
        <w:bidi w:val="0"/>
        <w:adjustRightInd/>
        <w:snapToGrid/>
        <w:spacing w:line="560" w:lineRule="exact"/>
        <w:ind w:firstLine="617" w:firstLineChars="192"/>
        <w:jc w:val="both"/>
        <w:textAlignment w:val="auto"/>
        <w:rPr>
          <w:rFonts w:hint="eastAsia" w:ascii="宋体" w:hAnsi="宋体"/>
          <w:b w:val="0"/>
          <w:bCs w:val="0"/>
          <w:color w:val="auto"/>
          <w:sz w:val="32"/>
          <w:szCs w:val="32"/>
        </w:rPr>
      </w:pPr>
      <w:r>
        <w:rPr>
          <w:rFonts w:hint="eastAsia" w:ascii="楷体" w:hAnsi="楷体" w:eastAsia="楷体" w:cs="楷体"/>
          <w:b/>
          <w:bCs/>
          <w:color w:val="auto"/>
          <w:sz w:val="32"/>
          <w:szCs w:val="32"/>
          <w:lang w:eastAsia="zh-CN"/>
        </w:rPr>
        <w:t>（十</w:t>
      </w:r>
      <w:r>
        <w:rPr>
          <w:rFonts w:hint="eastAsia" w:ascii="楷体" w:hAnsi="楷体" w:eastAsia="楷体" w:cs="楷体"/>
          <w:b/>
          <w:bCs/>
          <w:color w:val="auto"/>
          <w:sz w:val="32"/>
          <w:szCs w:val="32"/>
          <w:lang w:val="en-US" w:eastAsia="zh-CN"/>
        </w:rPr>
        <w:t>三</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河北省中国特色社会主义理论体系河北建筑工程学院研究基地建设领导小组（成立于2015年</w:t>
      </w:r>
      <w:r>
        <w:rPr>
          <w:rFonts w:hint="eastAsia" w:ascii="楷体" w:hAnsi="楷体" w:eastAsia="楷体" w:cs="楷体"/>
          <w:b/>
          <w:bCs/>
          <w:color w:val="auto"/>
          <w:sz w:val="32"/>
          <w:szCs w:val="32"/>
          <w:lang w:val="en-US" w:eastAsia="zh-CN"/>
        </w:rPr>
        <w:t>12月</w:t>
      </w:r>
      <w:r>
        <w:rPr>
          <w:rFonts w:hint="eastAsia" w:ascii="楷体" w:hAnsi="楷体" w:eastAsia="楷体" w:cs="楷体"/>
          <w:b/>
          <w:bCs/>
          <w:color w:val="auto"/>
          <w:sz w:val="32"/>
          <w:szCs w:val="32"/>
        </w:rPr>
        <w:t>）</w:t>
      </w:r>
    </w:p>
    <w:p w14:paraId="161D0D8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组</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eastAsia="zh-CN"/>
        </w:rPr>
        <w:t>长：</w:t>
      </w:r>
      <w:r>
        <w:rPr>
          <w:rFonts w:hint="eastAsia" w:ascii="仿宋" w:hAnsi="仿宋" w:eastAsia="仿宋" w:cs="仿宋"/>
          <w:b w:val="0"/>
          <w:bCs w:val="0"/>
          <w:color w:val="auto"/>
          <w:sz w:val="32"/>
          <w:szCs w:val="32"/>
          <w:lang w:val="en-US" w:eastAsia="zh-CN"/>
        </w:rPr>
        <w:t>翁维素</w:t>
      </w:r>
    </w:p>
    <w:p w14:paraId="69F1CCD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副组长：</w:t>
      </w:r>
      <w:r>
        <w:rPr>
          <w:rFonts w:hint="eastAsia" w:ascii="仿宋" w:hAnsi="仿宋" w:eastAsia="仿宋" w:cs="仿宋"/>
          <w:b w:val="0"/>
          <w:bCs w:val="0"/>
          <w:color w:val="auto"/>
          <w:sz w:val="32"/>
          <w:szCs w:val="32"/>
          <w:lang w:val="en-US" w:eastAsia="zh-CN"/>
        </w:rPr>
        <w:t>王建民</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lang w:val="en-US" w:eastAsia="zh-CN"/>
        </w:rPr>
        <w:t>张立群</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lang w:val="en-US" w:eastAsia="zh-CN"/>
        </w:rPr>
        <w:t>尹万玉</w:t>
      </w:r>
      <w:r>
        <w:rPr>
          <w:rFonts w:hint="eastAsia" w:ascii="仿宋" w:hAnsi="仿宋" w:eastAsia="仿宋" w:cs="仿宋"/>
          <w:b w:val="0"/>
          <w:bCs w:val="0"/>
          <w:color w:val="auto"/>
          <w:sz w:val="32"/>
          <w:szCs w:val="32"/>
          <w:lang w:eastAsia="zh-CN"/>
        </w:rPr>
        <w:t>、姚</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eastAsia="zh-CN"/>
        </w:rPr>
        <w:t>冰、</w:t>
      </w:r>
      <w:r>
        <w:rPr>
          <w:rFonts w:hint="eastAsia" w:ascii="仿宋" w:hAnsi="仿宋" w:eastAsia="仿宋" w:cs="仿宋"/>
          <w:b w:val="0"/>
          <w:bCs w:val="0"/>
          <w:color w:val="auto"/>
          <w:sz w:val="32"/>
          <w:szCs w:val="32"/>
          <w:lang w:val="en-US" w:eastAsia="zh-CN"/>
        </w:rPr>
        <w:t>李  敏</w:t>
      </w:r>
    </w:p>
    <w:p w14:paraId="65F3EDAA">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eastAsia="zh-CN"/>
        </w:rPr>
        <w:t>赵海军、</w:t>
      </w:r>
      <w:r>
        <w:rPr>
          <w:rFonts w:hint="eastAsia" w:ascii="仿宋" w:hAnsi="仿宋" w:eastAsia="仿宋" w:cs="仿宋"/>
          <w:b w:val="0"/>
          <w:bCs w:val="0"/>
          <w:color w:val="auto"/>
          <w:sz w:val="32"/>
          <w:szCs w:val="32"/>
          <w:lang w:val="en-US" w:eastAsia="zh-CN"/>
        </w:rPr>
        <w:t>贾玉贵</w:t>
      </w:r>
    </w:p>
    <w:p w14:paraId="49DD3011">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eastAsia="zh-CN"/>
        </w:rPr>
        <w:t>成  员：李汉超</w:t>
      </w:r>
      <w:r>
        <w:rPr>
          <w:rFonts w:hint="eastAsia" w:ascii="仿宋" w:hAnsi="仿宋" w:eastAsia="仿宋" w:cs="仿宋"/>
          <w:b w:val="0"/>
          <w:bCs w:val="0"/>
          <w:color w:val="auto"/>
          <w:sz w:val="32"/>
          <w:szCs w:val="32"/>
        </w:rPr>
        <w:t>、肖立新、</w:t>
      </w:r>
      <w:r>
        <w:rPr>
          <w:rFonts w:hint="eastAsia" w:ascii="仿宋" w:hAnsi="仿宋" w:eastAsia="仿宋" w:cs="仿宋"/>
          <w:b w:val="0"/>
          <w:bCs w:val="0"/>
          <w:color w:val="auto"/>
          <w:sz w:val="32"/>
          <w:szCs w:val="32"/>
          <w:lang w:val="en-US" w:eastAsia="zh-CN"/>
        </w:rPr>
        <w:t>王喜明</w:t>
      </w:r>
      <w:r>
        <w:rPr>
          <w:rFonts w:hint="eastAsia" w:ascii="仿宋" w:hAnsi="仿宋" w:eastAsia="仿宋" w:cs="仿宋"/>
          <w:b w:val="0"/>
          <w:bCs w:val="0"/>
          <w:color w:val="auto"/>
          <w:sz w:val="32"/>
          <w:szCs w:val="32"/>
        </w:rPr>
        <w:t>、李</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杰、孙</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彬</w:t>
      </w:r>
    </w:p>
    <w:p w14:paraId="44A6FA1F">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val="en-US" w:eastAsia="zh-CN"/>
        </w:rPr>
        <w:t>刘  超</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eastAsia="zh-CN"/>
        </w:rPr>
        <w:t>梁建明、</w:t>
      </w:r>
      <w:r>
        <w:rPr>
          <w:rFonts w:hint="eastAsia" w:ascii="仿宋" w:hAnsi="仿宋" w:eastAsia="仿宋" w:cs="仿宋"/>
          <w:b w:val="0"/>
          <w:bCs w:val="0"/>
          <w:color w:val="auto"/>
          <w:sz w:val="32"/>
          <w:szCs w:val="32"/>
          <w:lang w:val="en-US" w:eastAsia="zh-CN"/>
        </w:rPr>
        <w:t>曹  宇</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胡万枝</w:t>
      </w:r>
      <w:r>
        <w:rPr>
          <w:rFonts w:hint="eastAsia" w:ascii="仿宋" w:hAnsi="仿宋" w:eastAsia="仿宋" w:cs="仿宋"/>
          <w:b w:val="0"/>
          <w:bCs w:val="0"/>
          <w:color w:val="auto"/>
          <w:sz w:val="32"/>
          <w:szCs w:val="32"/>
          <w:lang w:eastAsia="zh-CN"/>
        </w:rPr>
        <w:t>、李晓庆</w:t>
      </w:r>
    </w:p>
    <w:p w14:paraId="4E2FBB1B">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钟晓春、王</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rPr>
        <w:t>洁、</w:t>
      </w:r>
      <w:r>
        <w:rPr>
          <w:rFonts w:hint="eastAsia" w:ascii="仿宋" w:hAnsi="仿宋" w:eastAsia="仿宋" w:cs="仿宋"/>
          <w:b w:val="0"/>
          <w:bCs w:val="0"/>
          <w:color w:val="auto"/>
          <w:sz w:val="32"/>
          <w:szCs w:val="32"/>
          <w:lang w:val="en-US" w:eastAsia="zh-CN"/>
        </w:rPr>
        <w:t>于江利</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李海波</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杜  鹏</w:t>
      </w:r>
    </w:p>
    <w:p w14:paraId="3484EA53">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狄巨星、李树新、吴永强、</w:t>
      </w:r>
      <w:r>
        <w:rPr>
          <w:rFonts w:hint="eastAsia" w:ascii="仿宋" w:hAnsi="仿宋" w:eastAsia="仿宋" w:cs="仿宋"/>
          <w:b w:val="0"/>
          <w:bCs w:val="0"/>
          <w:color w:val="auto"/>
          <w:sz w:val="32"/>
          <w:szCs w:val="32"/>
          <w:lang w:val="en-US" w:eastAsia="zh-CN"/>
        </w:rPr>
        <w:t>庞  炜</w:t>
      </w:r>
      <w:r>
        <w:rPr>
          <w:rFonts w:hint="eastAsia" w:ascii="仿宋" w:hAnsi="仿宋" w:eastAsia="仿宋" w:cs="仿宋"/>
          <w:b w:val="0"/>
          <w:bCs w:val="0"/>
          <w:color w:val="auto"/>
          <w:sz w:val="32"/>
          <w:szCs w:val="32"/>
        </w:rPr>
        <w:t>、赵有江</w:t>
      </w:r>
    </w:p>
    <w:p w14:paraId="4DFB86E9">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lang w:val="en-US" w:eastAsia="zh-CN"/>
        </w:rPr>
        <w:t>王  赫</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val="en-US" w:eastAsia="zh-CN"/>
        </w:rPr>
        <w:t>张文海</w:t>
      </w:r>
      <w:r>
        <w:rPr>
          <w:rFonts w:hint="eastAsia" w:ascii="仿宋" w:hAnsi="仿宋" w:eastAsia="仿宋" w:cs="仿宋"/>
          <w:b w:val="0"/>
          <w:bCs w:val="0"/>
          <w:color w:val="auto"/>
          <w:sz w:val="32"/>
          <w:szCs w:val="32"/>
        </w:rPr>
        <w:t>、</w:t>
      </w:r>
      <w:r>
        <w:rPr>
          <w:rFonts w:hint="eastAsia" w:ascii="仿宋" w:hAnsi="仿宋" w:eastAsia="仿宋" w:cs="仿宋"/>
          <w:b w:val="0"/>
          <w:bCs w:val="0"/>
          <w:color w:val="auto"/>
          <w:sz w:val="32"/>
          <w:szCs w:val="32"/>
          <w:lang w:eastAsia="zh-CN"/>
        </w:rPr>
        <w:t>裴宏伟</w:t>
      </w:r>
    </w:p>
    <w:p w14:paraId="151824B6">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lang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eastAsia="zh-CN"/>
        </w:rPr>
        <w:t>办公室设在</w:t>
      </w:r>
      <w:r>
        <w:rPr>
          <w:rFonts w:hint="eastAsia" w:ascii="仿宋" w:hAnsi="仿宋" w:eastAsia="仿宋" w:cs="仿宋"/>
          <w:b w:val="0"/>
          <w:bCs w:val="0"/>
          <w:color w:val="auto"/>
          <w:sz w:val="32"/>
          <w:szCs w:val="32"/>
          <w:highlight w:val="none"/>
          <w:lang w:eastAsia="zh-CN"/>
        </w:rPr>
        <w:t>宣传（统战）部</w:t>
      </w:r>
    </w:p>
    <w:p w14:paraId="209DFFE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p>
    <w:p w14:paraId="721EFC56">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default" w:ascii="楷体" w:hAnsi="楷体" w:eastAsia="楷体" w:cs="楷体"/>
          <w:b/>
          <w:bCs/>
          <w:color w:val="auto"/>
          <w:sz w:val="32"/>
          <w:szCs w:val="32"/>
          <w:lang w:val="en-US" w:eastAsia="zh-CN"/>
        </w:rPr>
      </w:pPr>
      <w:r>
        <w:rPr>
          <w:rFonts w:hint="eastAsia" w:ascii="楷体" w:hAnsi="楷体" w:eastAsia="楷体" w:cs="楷体"/>
          <w:b/>
          <w:bCs/>
          <w:color w:val="auto"/>
          <w:spacing w:val="-6"/>
          <w:sz w:val="32"/>
          <w:szCs w:val="32"/>
          <w:lang w:val="en-US" w:eastAsia="zh-CN"/>
        </w:rPr>
        <w:t>（十四）统一战线工作领导小组（成立于2025年7月</w:t>
      </w:r>
      <w:r>
        <w:rPr>
          <w:rFonts w:hint="eastAsia" w:ascii="楷体" w:hAnsi="楷体" w:eastAsia="楷体" w:cs="楷体"/>
          <w:b/>
          <w:bCs/>
          <w:color w:val="auto"/>
          <w:sz w:val="32"/>
          <w:szCs w:val="32"/>
          <w:lang w:val="en-US" w:eastAsia="zh-CN"/>
        </w:rPr>
        <w:t>）</w:t>
      </w:r>
    </w:p>
    <w:p w14:paraId="72435A36">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长：翁维素</w:t>
      </w:r>
    </w:p>
    <w:p w14:paraId="6AD44D35">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副组长：尹万玉</w:t>
      </w:r>
    </w:p>
    <w:p w14:paraId="71A00342">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员：李汉超、肖立新、王喜明、孙  彬、刘  超</w:t>
      </w:r>
    </w:p>
    <w:p w14:paraId="0C0D0645">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梁建明、曹  宇、胡万枝、刘继文、李晓庆</w:t>
      </w:r>
    </w:p>
    <w:p w14:paraId="509B6F49">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钟晓春、王  洁、于江利、李海波、杜  鹏</w:t>
      </w:r>
    </w:p>
    <w:p w14:paraId="59F3A714">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狄巨星、李树新、吴永强、庞  炜、赵有江</w:t>
      </w:r>
    </w:p>
    <w:p w14:paraId="6A583B71">
      <w:pPr>
        <w:keepNext w:val="0"/>
        <w:keepLines w:val="0"/>
        <w:pageBreakBefore w:val="0"/>
        <w:widowControl w:val="0"/>
        <w:kinsoku/>
        <w:wordWrap/>
        <w:overflowPunct/>
        <w:topLinePunct w:val="0"/>
        <w:autoSpaceDE/>
        <w:autoSpaceDN/>
        <w:bidi w:val="0"/>
        <w:adjustRightInd/>
        <w:snapToGrid/>
        <w:spacing w:line="54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王  赫、张文海、裴宏伟、徐海涛</w:t>
      </w:r>
    </w:p>
    <w:p w14:paraId="54D9200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办公室设在宣传（统战）部</w:t>
      </w:r>
    </w:p>
    <w:p w14:paraId="248016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val="en-US" w:eastAsia="zh-CN"/>
        </w:rPr>
      </w:pPr>
    </w:p>
    <w:p w14:paraId="65310385">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75" w:firstLineChars="192"/>
        <w:jc w:val="both"/>
        <w:textAlignment w:val="auto"/>
        <w:rPr>
          <w:rFonts w:hint="eastAsia" w:ascii="楷体" w:hAnsi="楷体" w:eastAsia="楷体" w:cs="楷体"/>
          <w:b/>
          <w:bCs/>
          <w:color w:val="auto"/>
          <w:spacing w:val="-11"/>
          <w:sz w:val="32"/>
          <w:szCs w:val="32"/>
        </w:rPr>
      </w:pPr>
      <w:r>
        <w:rPr>
          <w:rFonts w:hint="eastAsia" w:ascii="楷体" w:hAnsi="楷体" w:eastAsia="楷体" w:cs="楷体"/>
          <w:b/>
          <w:bCs/>
          <w:color w:val="auto"/>
          <w:spacing w:val="-11"/>
          <w:sz w:val="32"/>
          <w:szCs w:val="32"/>
          <w:lang w:eastAsia="zh-CN"/>
        </w:rPr>
        <w:t>（</w:t>
      </w:r>
      <w:r>
        <w:rPr>
          <w:rFonts w:hint="eastAsia" w:ascii="楷体" w:hAnsi="楷体" w:eastAsia="楷体" w:cs="楷体"/>
          <w:b/>
          <w:bCs/>
          <w:color w:val="auto"/>
          <w:spacing w:val="-11"/>
          <w:sz w:val="32"/>
          <w:szCs w:val="32"/>
          <w:lang w:val="en-US" w:eastAsia="zh-CN"/>
        </w:rPr>
        <w:t>十五</w:t>
      </w:r>
      <w:r>
        <w:rPr>
          <w:rFonts w:hint="eastAsia" w:ascii="楷体" w:hAnsi="楷体" w:eastAsia="楷体" w:cs="楷体"/>
          <w:b/>
          <w:bCs/>
          <w:color w:val="auto"/>
          <w:spacing w:val="-11"/>
          <w:sz w:val="32"/>
          <w:szCs w:val="32"/>
          <w:lang w:eastAsia="zh-CN"/>
        </w:rPr>
        <w:t>）</w:t>
      </w:r>
      <w:r>
        <w:rPr>
          <w:rFonts w:hint="eastAsia" w:ascii="楷体" w:hAnsi="楷体" w:eastAsia="楷体" w:cs="楷体"/>
          <w:b/>
          <w:bCs/>
          <w:color w:val="auto"/>
          <w:spacing w:val="-11"/>
          <w:sz w:val="32"/>
          <w:szCs w:val="32"/>
        </w:rPr>
        <w:t>领导干部问责工作领导小组（成立于2011年12月）</w:t>
      </w:r>
    </w:p>
    <w:p w14:paraId="47676A62">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组  长：翁维素</w:t>
      </w:r>
    </w:p>
    <w:p w14:paraId="1E67F4DD">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副组长：王建民</w:t>
      </w:r>
      <w:ins w:id="22" w:author="肖瑞雪" w:date="2025-08-17T09:55:00Z">
        <w:r>
          <w:rPr>
            <w:rFonts w:hint="eastAsia" w:ascii="仿宋" w:hAnsi="仿宋" w:eastAsia="仿宋" w:cs="仿宋"/>
            <w:b w:val="0"/>
            <w:bCs w:val="0"/>
            <w:color w:val="auto"/>
            <w:sz w:val="32"/>
            <w:szCs w:val="32"/>
          </w:rPr>
          <w:t>、</w:t>
        </w:r>
      </w:ins>
      <w:r>
        <w:rPr>
          <w:rFonts w:hint="eastAsia" w:ascii="仿宋" w:hAnsi="仿宋" w:eastAsia="仿宋" w:cs="仿宋"/>
          <w:color w:val="auto"/>
          <w:sz w:val="32"/>
          <w:szCs w:val="32"/>
          <w:lang w:val="en-US" w:eastAsia="zh-CN"/>
        </w:rPr>
        <w:t>张立群</w:t>
      </w:r>
      <w:ins w:id="23" w:author="肖瑞雪" w:date="2025-08-17T09:55:00Z">
        <w:r>
          <w:rPr>
            <w:rFonts w:hint="eastAsia" w:ascii="仿宋" w:hAnsi="仿宋" w:eastAsia="仿宋" w:cs="仿宋"/>
            <w:b w:val="0"/>
            <w:bCs w:val="0"/>
            <w:color w:val="auto"/>
            <w:sz w:val="32"/>
            <w:szCs w:val="32"/>
          </w:rPr>
          <w:t>、</w:t>
        </w:r>
      </w:ins>
      <w:r>
        <w:rPr>
          <w:rFonts w:hint="eastAsia" w:ascii="仿宋" w:hAnsi="仿宋" w:eastAsia="仿宋" w:cs="仿宋"/>
          <w:color w:val="auto"/>
          <w:sz w:val="32"/>
          <w:szCs w:val="32"/>
          <w:lang w:val="en-US" w:eastAsia="zh-CN"/>
        </w:rPr>
        <w:t>尹万玉</w:t>
      </w:r>
      <w:ins w:id="24" w:author="肖瑞雪" w:date="2025-08-17T09:55:00Z">
        <w:r>
          <w:rPr>
            <w:rFonts w:hint="eastAsia" w:ascii="仿宋" w:hAnsi="仿宋" w:eastAsia="仿宋" w:cs="仿宋"/>
            <w:b w:val="0"/>
            <w:bCs w:val="0"/>
            <w:color w:val="auto"/>
            <w:sz w:val="32"/>
            <w:szCs w:val="32"/>
          </w:rPr>
          <w:t>、</w:t>
        </w:r>
      </w:ins>
      <w:r>
        <w:rPr>
          <w:rFonts w:hint="eastAsia" w:ascii="仿宋" w:hAnsi="仿宋" w:eastAsia="仿宋" w:cs="仿宋"/>
          <w:color w:val="auto"/>
          <w:sz w:val="32"/>
          <w:szCs w:val="32"/>
          <w:lang w:val="en-US" w:eastAsia="zh-CN"/>
        </w:rPr>
        <w:t>宋  强</w:t>
      </w:r>
    </w:p>
    <w:p w14:paraId="2B643F95">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成  员：姚  冰</w:t>
      </w:r>
      <w:ins w:id="25" w:author="肖瑞雪" w:date="2025-08-17T09:55:00Z">
        <w:r>
          <w:rPr>
            <w:rFonts w:hint="eastAsia" w:ascii="仿宋" w:hAnsi="仿宋" w:eastAsia="仿宋" w:cs="仿宋"/>
            <w:b w:val="0"/>
            <w:bCs w:val="0"/>
            <w:color w:val="auto"/>
            <w:sz w:val="32"/>
            <w:szCs w:val="32"/>
          </w:rPr>
          <w:t>、</w:t>
        </w:r>
      </w:ins>
      <w:r>
        <w:rPr>
          <w:rFonts w:hint="eastAsia" w:ascii="仿宋" w:hAnsi="仿宋" w:eastAsia="仿宋" w:cs="仿宋"/>
          <w:color w:val="auto"/>
          <w:sz w:val="32"/>
          <w:szCs w:val="32"/>
          <w:lang w:val="en-US" w:eastAsia="zh-CN"/>
        </w:rPr>
        <w:t>李  敏</w:t>
      </w:r>
      <w:ins w:id="26" w:author="肖瑞雪" w:date="2025-08-17T09:55:00Z">
        <w:r>
          <w:rPr>
            <w:rFonts w:hint="eastAsia" w:ascii="仿宋" w:hAnsi="仿宋" w:eastAsia="仿宋" w:cs="仿宋"/>
            <w:b w:val="0"/>
            <w:bCs w:val="0"/>
            <w:color w:val="auto"/>
            <w:sz w:val="32"/>
            <w:szCs w:val="32"/>
          </w:rPr>
          <w:t>、</w:t>
        </w:r>
      </w:ins>
      <w:r>
        <w:rPr>
          <w:rFonts w:hint="eastAsia" w:ascii="仿宋" w:hAnsi="仿宋" w:eastAsia="仿宋" w:cs="仿宋"/>
          <w:color w:val="auto"/>
          <w:sz w:val="32"/>
          <w:szCs w:val="32"/>
          <w:lang w:val="en-US" w:eastAsia="zh-CN"/>
        </w:rPr>
        <w:t>赵海军</w:t>
      </w:r>
      <w:ins w:id="27" w:author="肖瑞雪" w:date="2025-08-17T09:55:00Z">
        <w:r>
          <w:rPr>
            <w:rFonts w:hint="eastAsia" w:ascii="仿宋" w:hAnsi="仿宋" w:eastAsia="仿宋" w:cs="仿宋"/>
            <w:b w:val="0"/>
            <w:bCs w:val="0"/>
            <w:color w:val="auto"/>
            <w:sz w:val="32"/>
            <w:szCs w:val="32"/>
          </w:rPr>
          <w:t>、</w:t>
        </w:r>
      </w:ins>
      <w:r>
        <w:rPr>
          <w:rFonts w:hint="eastAsia" w:ascii="仿宋" w:hAnsi="仿宋" w:eastAsia="仿宋" w:cs="仿宋"/>
          <w:color w:val="auto"/>
          <w:sz w:val="32"/>
          <w:szCs w:val="32"/>
          <w:lang w:val="en-US" w:eastAsia="zh-CN"/>
        </w:rPr>
        <w:t>贾玉贵</w:t>
      </w:r>
    </w:p>
    <w:p w14:paraId="0D01D4AE">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lang w:val="en-US" w:eastAsia="zh-CN"/>
        </w:rPr>
        <w:t>办公室设在纪委（监察）办公室</w:t>
      </w:r>
    </w:p>
    <w:p w14:paraId="4DD97F5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34EAC48D">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（十六）党风廉政建设和反腐败工作协调小组</w:t>
      </w:r>
      <w:r>
        <w:rPr>
          <w:rFonts w:hint="eastAsia" w:ascii="楷体" w:hAnsi="楷体" w:eastAsia="楷体" w:cs="楷体"/>
          <w:b/>
          <w:bCs/>
          <w:color w:val="auto"/>
          <w:sz w:val="32"/>
          <w:szCs w:val="32"/>
        </w:rPr>
        <w:t>（成立于</w:t>
      </w:r>
      <w:r>
        <w:rPr>
          <w:rFonts w:hint="eastAsia" w:ascii="楷体" w:hAnsi="楷体" w:eastAsia="楷体" w:cs="楷体"/>
          <w:b/>
          <w:bCs/>
          <w:color w:val="auto"/>
          <w:sz w:val="32"/>
          <w:szCs w:val="32"/>
          <w:lang w:val="en-US" w:eastAsia="zh-CN"/>
        </w:rPr>
        <w:t>2022</w:t>
      </w:r>
      <w:r>
        <w:rPr>
          <w:rFonts w:hint="eastAsia" w:ascii="楷体" w:hAnsi="楷体" w:eastAsia="楷体" w:cs="楷体"/>
          <w:b/>
          <w:bCs/>
          <w:color w:val="auto"/>
          <w:sz w:val="32"/>
          <w:szCs w:val="32"/>
        </w:rPr>
        <w:t>年</w:t>
      </w:r>
      <w:r>
        <w:rPr>
          <w:rFonts w:hint="eastAsia" w:ascii="楷体" w:hAnsi="楷体" w:eastAsia="楷体" w:cs="楷体"/>
          <w:b/>
          <w:bCs/>
          <w:color w:val="auto"/>
          <w:sz w:val="32"/>
          <w:szCs w:val="32"/>
          <w:lang w:val="en-US" w:eastAsia="zh-CN"/>
        </w:rPr>
        <w:t>10</w:t>
      </w:r>
      <w:r>
        <w:rPr>
          <w:rFonts w:hint="eastAsia" w:ascii="楷体" w:hAnsi="楷体" w:eastAsia="楷体" w:cs="楷体"/>
          <w:b/>
          <w:bCs/>
          <w:color w:val="auto"/>
          <w:sz w:val="32"/>
          <w:szCs w:val="32"/>
        </w:rPr>
        <w:t>月）</w:t>
      </w:r>
    </w:p>
    <w:p w14:paraId="43C54C8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 w:hAnsi="仿宋" w:eastAsia="仿宋" w:cs="仿宋"/>
          <w:color w:val="auto"/>
          <w:sz w:val="32"/>
          <w:szCs w:val="32"/>
        </w:rPr>
      </w:pPr>
      <w:r>
        <w:rPr>
          <w:rFonts w:hint="eastAsia" w:ascii="仿宋" w:hAnsi="仿宋" w:eastAsia="仿宋" w:cs="仿宋"/>
          <w:color w:val="auto"/>
          <w:sz w:val="32"/>
          <w:szCs w:val="32"/>
        </w:rPr>
        <w:t xml:space="preserve">组  长：宋 </w:t>
      </w:r>
      <w:r>
        <w:rPr>
          <w:rFonts w:ascii="仿宋" w:hAnsi="仿宋" w:eastAsia="仿宋" w:cs="仿宋"/>
          <w:color w:val="auto"/>
          <w:sz w:val="32"/>
          <w:szCs w:val="32"/>
        </w:rPr>
        <w:t xml:space="preserve"> </w:t>
      </w:r>
      <w:r>
        <w:rPr>
          <w:rFonts w:hint="eastAsia" w:ascii="仿宋" w:hAnsi="仿宋" w:eastAsia="仿宋" w:cs="仿宋"/>
          <w:color w:val="auto"/>
          <w:sz w:val="32"/>
          <w:szCs w:val="32"/>
        </w:rPr>
        <w:t>强</w:t>
      </w:r>
    </w:p>
    <w:p w14:paraId="7AC70E5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 w:hAnsi="仿宋" w:eastAsia="仿宋" w:cs="仿宋"/>
          <w:color w:val="auto"/>
          <w:sz w:val="32"/>
          <w:szCs w:val="32"/>
        </w:rPr>
      </w:pPr>
      <w:r>
        <w:rPr>
          <w:rFonts w:hint="eastAsia" w:ascii="仿宋" w:hAnsi="仿宋" w:eastAsia="仿宋" w:cs="仿宋"/>
          <w:color w:val="auto"/>
          <w:sz w:val="32"/>
          <w:szCs w:val="32"/>
        </w:rPr>
        <w:t>成  员：李汉超、肖立新、王喜明、李  杰、刘  超</w:t>
      </w:r>
    </w:p>
    <w:p w14:paraId="4500AA20">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rPr>
        <w:t>胡万枝、王登海、邓大鹏</w:t>
      </w:r>
      <w:r>
        <w:rPr>
          <w:rFonts w:hint="eastAsia" w:ascii="仿宋" w:hAnsi="仿宋" w:eastAsia="仿宋" w:cs="仿宋"/>
          <w:color w:val="auto"/>
          <w:sz w:val="32"/>
          <w:szCs w:val="32"/>
          <w:lang w:eastAsia="zh-CN"/>
        </w:rPr>
        <w:t>、么红如</w:t>
      </w:r>
    </w:p>
    <w:p w14:paraId="53E4EBE1">
      <w:pPr>
        <w:keepNext w:val="0"/>
        <w:keepLines w:val="0"/>
        <w:pageBreakBefore w:val="0"/>
        <w:widowControl w:val="0"/>
        <w:kinsoku/>
        <w:wordWrap/>
        <w:overflowPunct/>
        <w:topLinePunct w:val="0"/>
        <w:autoSpaceDE/>
        <w:autoSpaceDN/>
        <w:bidi w:val="0"/>
        <w:adjustRightInd/>
        <w:snapToGrid/>
        <w:spacing w:line="560" w:lineRule="exact"/>
        <w:ind w:firstLine="614" w:firstLineChars="192"/>
        <w:textAlignment w:val="auto"/>
        <w:rPr>
          <w:rFonts w:ascii="仿宋" w:hAnsi="仿宋" w:eastAsia="仿宋" w:cs="仿宋"/>
          <w:color w:val="auto"/>
          <w:sz w:val="32"/>
          <w:szCs w:val="32"/>
        </w:rPr>
      </w:pPr>
      <w:r>
        <w:rPr>
          <w:rFonts w:hint="eastAsia" w:ascii="仿宋" w:hAnsi="仿宋" w:eastAsia="仿宋" w:cs="仿宋"/>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rPr>
        <w:t>办公室设在纪委（监察）办公室</w:t>
      </w:r>
    </w:p>
    <w:p w14:paraId="7D0632DA">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5B8E8F6A">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十七</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德育工作领导小组（成立于1998年6月）</w:t>
      </w:r>
    </w:p>
    <w:p w14:paraId="3DE314F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50E368A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eastAsia="zh-CN"/>
        </w:rPr>
        <w:t>王建民、</w:t>
      </w:r>
      <w:r>
        <w:rPr>
          <w:rFonts w:hint="eastAsia" w:ascii="仿宋" w:hAnsi="仿宋" w:eastAsia="仿宋" w:cs="仿宋"/>
          <w:b w:val="0"/>
          <w:bCs w:val="0"/>
          <w:color w:val="auto"/>
          <w:sz w:val="32"/>
          <w:szCs w:val="32"/>
          <w:highlight w:val="none"/>
          <w:lang w:val="en-US" w:eastAsia="zh-CN"/>
        </w:rPr>
        <w:t>张立群</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lang w:val="en-US" w:eastAsia="zh-CN"/>
        </w:rPr>
        <w:t>尹万玉、</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敏、赵海军</w:t>
      </w:r>
    </w:p>
    <w:p w14:paraId="304447F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肖立新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u w:val="none"/>
          <w:lang w:val="en-US" w:eastAsia="zh-CN"/>
        </w:rPr>
        <w:t>王喜明</w:t>
      </w:r>
      <w:r>
        <w:rPr>
          <w:rFonts w:hint="eastAsia" w:ascii="仿宋" w:hAnsi="仿宋" w:eastAsia="仿宋" w:cs="仿宋"/>
          <w:b w:val="0"/>
          <w:bCs w:val="0"/>
          <w:color w:val="auto"/>
          <w:sz w:val="32"/>
          <w:szCs w:val="32"/>
          <w:highlight w:val="none"/>
        </w:rPr>
        <w:t xml:space="preserve">、孙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彬、梁建明</w:t>
      </w:r>
    </w:p>
    <w:p w14:paraId="03172D6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李晓庆</w:t>
      </w:r>
      <w:r>
        <w:rPr>
          <w:rFonts w:hint="eastAsia" w:ascii="仿宋" w:hAnsi="仿宋" w:eastAsia="仿宋" w:cs="仿宋"/>
          <w:b w:val="0"/>
          <w:bCs w:val="0"/>
          <w:color w:val="auto"/>
          <w:sz w:val="32"/>
          <w:szCs w:val="32"/>
          <w:highlight w:val="none"/>
        </w:rPr>
        <w:t>、钟晓春、王  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p>
    <w:p w14:paraId="528A836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r>
        <w:rPr>
          <w:rFonts w:hint="eastAsia" w:ascii="仿宋" w:hAnsi="仿宋" w:eastAsia="仿宋" w:cs="仿宋"/>
          <w:b w:val="0"/>
          <w:bCs w:val="0"/>
          <w:color w:val="auto"/>
          <w:sz w:val="32"/>
          <w:szCs w:val="32"/>
          <w:highlight w:val="none"/>
          <w:lang w:eastAsia="zh-CN"/>
        </w:rPr>
        <w:t>庞  炜</w:t>
      </w:r>
    </w:p>
    <w:p w14:paraId="470A831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rPr>
        <w:t>、王  斌</w:t>
      </w:r>
    </w:p>
    <w:p w14:paraId="376BABE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学生工作处</w:t>
      </w:r>
    </w:p>
    <w:p w14:paraId="5FE5E92A">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24DD7503">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十八</w:t>
      </w:r>
      <w:r>
        <w:rPr>
          <w:rFonts w:hint="eastAsia" w:ascii="楷体" w:hAnsi="楷体" w:eastAsia="楷体" w:cs="楷体"/>
          <w:b/>
          <w:bCs/>
          <w:color w:val="auto"/>
          <w:sz w:val="32"/>
          <w:szCs w:val="32"/>
          <w:lang w:eastAsia="zh-CN"/>
        </w:rPr>
        <w:t>）学生工作领导小组（成立于1996年3月）</w:t>
      </w:r>
    </w:p>
    <w:p w14:paraId="2966A08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组  长：王建民</w:t>
      </w:r>
    </w:p>
    <w:p w14:paraId="4D776D8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副组长：李  敏、赵海军</w:t>
      </w:r>
    </w:p>
    <w:p w14:paraId="3D48B8D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成  员：李汉超、肖立新、王喜明、孙  彬、梁建明</w:t>
      </w:r>
    </w:p>
    <w:p w14:paraId="0CAB5E6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邓大鹏、</w:t>
      </w:r>
      <w:r>
        <w:rPr>
          <w:rFonts w:hint="eastAsia" w:ascii="仿宋" w:hAnsi="仿宋" w:eastAsia="仿宋" w:cs="仿宋"/>
          <w:b w:val="0"/>
          <w:bCs w:val="0"/>
          <w:color w:val="auto"/>
          <w:sz w:val="32"/>
          <w:szCs w:val="32"/>
          <w:lang w:val="en-US" w:eastAsia="zh-CN"/>
        </w:rPr>
        <w:t>李晓庆、</w:t>
      </w:r>
      <w:r>
        <w:rPr>
          <w:rFonts w:hint="eastAsia" w:ascii="仿宋" w:hAnsi="仿宋" w:eastAsia="仿宋" w:cs="仿宋"/>
          <w:b w:val="0"/>
          <w:bCs w:val="0"/>
          <w:color w:val="auto"/>
          <w:sz w:val="32"/>
          <w:szCs w:val="32"/>
        </w:rPr>
        <w:t>钟晓春、王  洁、于江利</w:t>
      </w:r>
    </w:p>
    <w:p w14:paraId="7882C59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李海波</w:t>
      </w:r>
      <w:r>
        <w:rPr>
          <w:rFonts w:hint="eastAsia" w:ascii="仿宋" w:hAnsi="仿宋" w:eastAsia="仿宋" w:cs="仿宋"/>
          <w:b w:val="0"/>
          <w:bCs w:val="0"/>
          <w:color w:val="auto"/>
          <w:sz w:val="32"/>
          <w:szCs w:val="32"/>
          <w:lang w:val="en-US" w:eastAsia="zh-CN"/>
        </w:rPr>
        <w:t>、</w:t>
      </w:r>
      <w:r>
        <w:rPr>
          <w:rFonts w:hint="eastAsia" w:ascii="仿宋" w:hAnsi="仿宋" w:eastAsia="仿宋" w:cs="仿宋"/>
          <w:b w:val="0"/>
          <w:bCs w:val="0"/>
          <w:color w:val="auto"/>
          <w:sz w:val="32"/>
          <w:szCs w:val="32"/>
        </w:rPr>
        <w:t>杜  鹏、狄巨星、李树新、吴永强</w:t>
      </w:r>
    </w:p>
    <w:p w14:paraId="19677B9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庞  炜</w:t>
      </w:r>
      <w:r>
        <w:rPr>
          <w:rFonts w:hint="eastAsia" w:ascii="仿宋" w:hAnsi="仿宋" w:eastAsia="仿宋" w:cs="仿宋"/>
          <w:b w:val="0"/>
          <w:bCs w:val="0"/>
          <w:color w:val="auto"/>
          <w:sz w:val="32"/>
          <w:szCs w:val="32"/>
          <w:lang w:val="en-US" w:eastAsia="zh-CN"/>
        </w:rPr>
        <w:t>、</w:t>
      </w:r>
      <w:r>
        <w:rPr>
          <w:rFonts w:hint="eastAsia" w:ascii="仿宋" w:hAnsi="仿宋" w:eastAsia="仿宋" w:cs="仿宋"/>
          <w:b w:val="0"/>
          <w:bCs w:val="0"/>
          <w:color w:val="auto"/>
          <w:sz w:val="32"/>
          <w:szCs w:val="32"/>
        </w:rPr>
        <w:t>赵有江、王  赫、裴宏伟、王  斌</w:t>
      </w:r>
    </w:p>
    <w:p w14:paraId="45E2B9B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eastAsia="zh-CN"/>
        </w:rPr>
      </w:pPr>
      <w:r>
        <w:rPr>
          <w:rFonts w:hint="eastAsia" w:ascii="仿宋" w:hAnsi="仿宋" w:eastAsia="仿宋" w:cs="仿宋"/>
          <w:b w:val="0"/>
          <w:bCs w:val="0"/>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rPr>
        <w:t>办公室设在</w:t>
      </w:r>
      <w:r>
        <w:rPr>
          <w:rFonts w:hint="eastAsia" w:ascii="仿宋" w:hAnsi="仿宋" w:eastAsia="仿宋" w:cs="仿宋"/>
          <w:b w:val="0"/>
          <w:bCs w:val="0"/>
          <w:color w:val="auto"/>
          <w:sz w:val="32"/>
          <w:szCs w:val="32"/>
          <w:lang w:eastAsia="zh-CN"/>
        </w:rPr>
        <w:t>学生工作处</w:t>
      </w:r>
    </w:p>
    <w:p w14:paraId="1FFE4F35">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4F04A727">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十九）</w:t>
      </w:r>
      <w:r>
        <w:rPr>
          <w:rFonts w:hint="eastAsia" w:ascii="楷体" w:hAnsi="楷体" w:eastAsia="楷体" w:cs="楷体"/>
          <w:b/>
          <w:bCs/>
          <w:color w:val="auto"/>
          <w:sz w:val="32"/>
          <w:szCs w:val="32"/>
        </w:rPr>
        <w:t>军训工作领导小组（成立于1997年9月）</w:t>
      </w:r>
    </w:p>
    <w:p w14:paraId="5643732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val="en-US" w:eastAsia="zh-CN"/>
        </w:rPr>
        <w:t>翁维素</w:t>
      </w:r>
    </w:p>
    <w:p w14:paraId="3D4964E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副组长：赵海军</w:t>
      </w:r>
    </w:p>
    <w:p w14:paraId="00E73E8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u w:val="none"/>
          <w:lang w:val="en-US" w:eastAsia="zh-CN"/>
        </w:rPr>
        <w:t>王喜明</w:t>
      </w:r>
      <w:r>
        <w:rPr>
          <w:rFonts w:hint="eastAsia" w:ascii="仿宋" w:hAnsi="仿宋" w:eastAsia="仿宋" w:cs="仿宋"/>
          <w:b w:val="0"/>
          <w:bCs w:val="0"/>
          <w:color w:val="auto"/>
          <w:sz w:val="32"/>
          <w:szCs w:val="32"/>
          <w:highlight w:val="none"/>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 xml:space="preserve"> 彬、梁建明、</w:t>
      </w:r>
      <w:r>
        <w:rPr>
          <w:rFonts w:hint="eastAsia" w:ascii="仿宋" w:hAnsi="仿宋" w:eastAsia="仿宋" w:cs="仿宋"/>
          <w:b w:val="0"/>
          <w:bCs w:val="0"/>
          <w:color w:val="auto"/>
          <w:sz w:val="32"/>
          <w:szCs w:val="32"/>
          <w:highlight w:val="none"/>
          <w:lang w:val="en-US" w:eastAsia="zh-CN"/>
        </w:rPr>
        <w:t>胡万枝</w:t>
      </w:r>
    </w:p>
    <w:p w14:paraId="470CB7A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李晓庆、</w:t>
      </w:r>
      <w:r>
        <w:rPr>
          <w:rFonts w:hint="eastAsia" w:ascii="仿宋" w:hAnsi="仿宋" w:eastAsia="仿宋" w:cs="仿宋"/>
          <w:b w:val="0"/>
          <w:bCs w:val="0"/>
          <w:color w:val="auto"/>
          <w:sz w:val="32"/>
          <w:szCs w:val="32"/>
          <w:highlight w:val="none"/>
        </w:rPr>
        <w:t>钟晓春、王  洁、</w:t>
      </w:r>
      <w:r>
        <w:rPr>
          <w:rFonts w:hint="eastAsia" w:ascii="仿宋" w:hAnsi="仿宋" w:eastAsia="仿宋" w:cs="仿宋"/>
          <w:b w:val="0"/>
          <w:bCs w:val="0"/>
          <w:color w:val="auto"/>
          <w:sz w:val="32"/>
          <w:szCs w:val="32"/>
          <w:highlight w:val="none"/>
          <w:lang w:eastAsia="zh-CN"/>
        </w:rPr>
        <w:t>于江利</w:t>
      </w:r>
    </w:p>
    <w:p w14:paraId="7A11EB5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p>
    <w:p w14:paraId="77F48A0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闫磊磊</w:t>
      </w:r>
    </w:p>
    <w:p w14:paraId="291F5DD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办公室主任：孙  彬（兼）</w:t>
      </w:r>
    </w:p>
    <w:p w14:paraId="5E76D9F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学生工作处</w:t>
      </w:r>
    </w:p>
    <w:p w14:paraId="29FC8E22">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71B62AFD">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二十</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国家助学贷款领导小组（成立于2008年6月）</w:t>
      </w:r>
    </w:p>
    <w:p w14:paraId="1F7FD60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王建民</w:t>
      </w:r>
    </w:p>
    <w:p w14:paraId="35F4F97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副组长：赵海军</w:t>
      </w:r>
    </w:p>
    <w:p w14:paraId="7BA543C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员：孙  彬、</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、钟晓春、王  洁、</w:t>
      </w:r>
      <w:r>
        <w:rPr>
          <w:rFonts w:hint="eastAsia" w:ascii="仿宋" w:hAnsi="仿宋" w:eastAsia="仿宋" w:cs="仿宋"/>
          <w:b w:val="0"/>
          <w:bCs w:val="0"/>
          <w:color w:val="auto"/>
          <w:sz w:val="32"/>
          <w:szCs w:val="32"/>
          <w:highlight w:val="none"/>
          <w:lang w:eastAsia="zh-CN"/>
        </w:rPr>
        <w:t>于江利</w:t>
      </w:r>
    </w:p>
    <w:p w14:paraId="097065DF">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p>
    <w:p w14:paraId="141DE64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lang w:eastAsia="zh-CN"/>
        </w:rPr>
        <w:t>、裴宏伟</w:t>
      </w:r>
    </w:p>
    <w:p w14:paraId="23A4628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学生工作处</w:t>
      </w:r>
    </w:p>
    <w:p w14:paraId="6C851799">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58ADFF31">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二十一</w:t>
      </w:r>
      <w:r>
        <w:rPr>
          <w:rFonts w:hint="eastAsia" w:ascii="楷体" w:hAnsi="楷体" w:eastAsia="楷体" w:cs="楷体"/>
          <w:b/>
          <w:bCs/>
          <w:color w:val="auto"/>
          <w:sz w:val="32"/>
          <w:szCs w:val="32"/>
          <w:lang w:eastAsia="zh-CN"/>
        </w:rPr>
        <w:t>）本科生国家奖助学金评审工作领导小组</w:t>
      </w:r>
      <w:r>
        <w:rPr>
          <w:rFonts w:hint="eastAsia" w:ascii="楷体" w:hAnsi="楷体" w:eastAsia="楷体" w:cs="楷体"/>
          <w:b/>
          <w:bCs/>
          <w:color w:val="auto"/>
          <w:sz w:val="32"/>
          <w:szCs w:val="32"/>
        </w:rPr>
        <w:t>（成立于2002年10月</w:t>
      </w:r>
      <w:r>
        <w:rPr>
          <w:rFonts w:hint="eastAsia" w:ascii="楷体" w:hAnsi="楷体" w:eastAsia="楷体" w:cs="楷体"/>
          <w:b/>
          <w:bCs/>
          <w:color w:val="auto"/>
          <w:sz w:val="32"/>
          <w:szCs w:val="32"/>
          <w:lang w:eastAsia="zh-CN"/>
        </w:rPr>
        <w:t>，原名为</w:t>
      </w:r>
      <w:r>
        <w:rPr>
          <w:rFonts w:hint="eastAsia" w:ascii="楷体" w:hAnsi="楷体" w:eastAsia="楷体" w:cs="楷体"/>
          <w:b/>
          <w:bCs/>
          <w:color w:val="auto"/>
          <w:sz w:val="32"/>
          <w:szCs w:val="32"/>
        </w:rPr>
        <w:t>国家奖学金评审工作领导小组）</w:t>
      </w:r>
    </w:p>
    <w:p w14:paraId="790C3BC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组  长：赵海军</w:t>
      </w:r>
    </w:p>
    <w:p w14:paraId="6A0050A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副组长：孙  彬</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rPr>
        <w:t>李  杰</w:t>
      </w:r>
    </w:p>
    <w:p w14:paraId="583FBE2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、钟晓春、王  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p>
    <w:p w14:paraId="22F4831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r>
        <w:rPr>
          <w:rFonts w:hint="eastAsia" w:ascii="仿宋" w:hAnsi="仿宋" w:eastAsia="仿宋" w:cs="仿宋"/>
          <w:b w:val="0"/>
          <w:bCs w:val="0"/>
          <w:color w:val="auto"/>
          <w:sz w:val="32"/>
          <w:szCs w:val="32"/>
          <w:highlight w:val="none"/>
          <w:lang w:eastAsia="zh-CN"/>
        </w:rPr>
        <w:t>庞  炜</w:t>
      </w:r>
    </w:p>
    <w:p w14:paraId="7EE8356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p>
    <w:p w14:paraId="388EA50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学生工作处</w:t>
      </w:r>
    </w:p>
    <w:p w14:paraId="332F5F6E">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1E504F0E">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（二十</w:t>
      </w:r>
      <w:r>
        <w:rPr>
          <w:rFonts w:hint="eastAsia" w:ascii="楷体" w:hAnsi="楷体" w:eastAsia="楷体" w:cs="楷体"/>
          <w:b/>
          <w:bCs/>
          <w:color w:val="auto"/>
          <w:sz w:val="32"/>
          <w:szCs w:val="32"/>
          <w:lang w:val="en-US" w:eastAsia="zh-CN"/>
        </w:rPr>
        <w:t>二</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大学生思想政治</w:t>
      </w:r>
      <w:r>
        <w:rPr>
          <w:rFonts w:hint="eastAsia" w:ascii="楷体" w:hAnsi="楷体" w:eastAsia="楷体" w:cs="楷体"/>
          <w:b/>
          <w:bCs/>
          <w:color w:val="auto"/>
          <w:sz w:val="32"/>
          <w:szCs w:val="32"/>
          <w:lang w:eastAsia="zh-CN"/>
        </w:rPr>
        <w:t>教育</w:t>
      </w:r>
      <w:r>
        <w:rPr>
          <w:rFonts w:hint="eastAsia" w:ascii="楷体" w:hAnsi="楷体" w:eastAsia="楷体" w:cs="楷体"/>
          <w:b/>
          <w:bCs/>
          <w:color w:val="auto"/>
          <w:sz w:val="32"/>
          <w:szCs w:val="32"/>
        </w:rPr>
        <w:t>工作领导小组</w:t>
      </w:r>
      <w:r>
        <w:rPr>
          <w:rFonts w:hint="eastAsia" w:ascii="楷体" w:hAnsi="楷体" w:eastAsia="楷体" w:cs="楷体"/>
          <w:b/>
          <w:bCs/>
          <w:color w:val="auto"/>
          <w:sz w:val="32"/>
          <w:szCs w:val="32"/>
          <w:lang w:eastAsia="zh-CN"/>
        </w:rPr>
        <w:t>（成立于</w:t>
      </w:r>
      <w:r>
        <w:rPr>
          <w:rFonts w:hint="eastAsia" w:ascii="楷体" w:hAnsi="楷体" w:eastAsia="楷体" w:cs="楷体"/>
          <w:b/>
          <w:bCs/>
          <w:color w:val="auto"/>
          <w:sz w:val="32"/>
          <w:szCs w:val="32"/>
          <w:lang w:val="en-US" w:eastAsia="zh-CN"/>
        </w:rPr>
        <w:t>2014年5月</w:t>
      </w:r>
      <w:r>
        <w:rPr>
          <w:rFonts w:hint="eastAsia" w:ascii="楷体" w:hAnsi="楷体" w:eastAsia="楷体" w:cs="楷体"/>
          <w:b/>
          <w:bCs/>
          <w:color w:val="auto"/>
          <w:sz w:val="32"/>
          <w:szCs w:val="32"/>
          <w:lang w:eastAsia="zh-CN"/>
        </w:rPr>
        <w:t>）</w:t>
      </w:r>
    </w:p>
    <w:p w14:paraId="47DF91F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2C7C9E9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eastAsia="zh-CN"/>
        </w:rPr>
        <w:t>王建民、</w:t>
      </w:r>
      <w:r>
        <w:rPr>
          <w:rFonts w:hint="eastAsia" w:ascii="仿宋" w:hAnsi="仿宋" w:eastAsia="仿宋" w:cs="仿宋"/>
          <w:b w:val="0"/>
          <w:bCs w:val="0"/>
          <w:color w:val="auto"/>
          <w:sz w:val="32"/>
          <w:szCs w:val="32"/>
          <w:highlight w:val="none"/>
          <w:lang w:val="en-US" w:eastAsia="zh-CN"/>
        </w:rPr>
        <w:t>张立群、尹万玉、</w:t>
      </w:r>
      <w:r>
        <w:rPr>
          <w:rFonts w:hint="eastAsia" w:ascii="仿宋" w:hAnsi="仿宋" w:eastAsia="仿宋" w:cs="仿宋"/>
          <w:b w:val="0"/>
          <w:bCs w:val="0"/>
          <w:color w:val="auto"/>
          <w:sz w:val="32"/>
          <w:szCs w:val="32"/>
          <w:highlight w:val="none"/>
        </w:rPr>
        <w:t>姚  冰、李  敏</w:t>
      </w:r>
    </w:p>
    <w:p w14:paraId="5E0A825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赵海军</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u w:val="none"/>
          <w:lang w:val="en-US" w:eastAsia="zh-CN"/>
        </w:rPr>
        <w:t>贾玉贵</w:t>
      </w:r>
    </w:p>
    <w:p w14:paraId="0086676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u w:val="none"/>
          <w:lang w:val="en-US" w:eastAsia="zh-CN"/>
        </w:rPr>
        <w:t>王喜明</w:t>
      </w:r>
      <w:r>
        <w:rPr>
          <w:rFonts w:hint="eastAsia" w:ascii="仿宋" w:hAnsi="仿宋" w:eastAsia="仿宋" w:cs="仿宋"/>
          <w:b w:val="0"/>
          <w:bCs w:val="0"/>
          <w:color w:val="auto"/>
          <w:sz w:val="32"/>
          <w:szCs w:val="32"/>
          <w:highlight w:val="none"/>
        </w:rPr>
        <w:t>、孙  彬、</w:t>
      </w:r>
      <w:r>
        <w:rPr>
          <w:rFonts w:hint="eastAsia" w:ascii="仿宋" w:hAnsi="仿宋" w:eastAsia="仿宋" w:cs="仿宋"/>
          <w:b w:val="0"/>
          <w:bCs w:val="0"/>
          <w:color w:val="auto"/>
          <w:sz w:val="32"/>
          <w:szCs w:val="32"/>
          <w:highlight w:val="none"/>
          <w:lang w:eastAsia="zh-CN"/>
        </w:rPr>
        <w:t>刘  超</w:t>
      </w:r>
    </w:p>
    <w:p w14:paraId="7D66840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梁建明、</w:t>
      </w:r>
      <w:r>
        <w:rPr>
          <w:rFonts w:hint="eastAsia" w:ascii="仿宋" w:hAnsi="仿宋" w:eastAsia="仿宋" w:cs="仿宋"/>
          <w:b w:val="0"/>
          <w:bCs w:val="0"/>
          <w:color w:val="auto"/>
          <w:sz w:val="32"/>
          <w:szCs w:val="32"/>
          <w:highlight w:val="none"/>
          <w:u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李晓庆、</w:t>
      </w:r>
    </w:p>
    <w:p w14:paraId="0236F8B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钟晓春</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rPr>
        <w:t>王  洁、</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p>
    <w:p w14:paraId="5FF47B6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狄巨星</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rPr>
        <w:t>李树新、吴永强、</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p>
    <w:p w14:paraId="39F3B87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王  赫、张文海</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rPr>
        <w:t xml:space="preserve">、吕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国</w:t>
      </w:r>
    </w:p>
    <w:p w14:paraId="2D65736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学生工作处</w:t>
      </w:r>
    </w:p>
    <w:p w14:paraId="539C68C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rPr>
      </w:pPr>
    </w:p>
    <w:p w14:paraId="65966BF1">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75" w:firstLineChars="192"/>
        <w:jc w:val="both"/>
        <w:textAlignment w:val="auto"/>
        <w:rPr>
          <w:rFonts w:hint="eastAsia" w:ascii="楷体" w:hAnsi="楷体" w:eastAsia="楷体" w:cs="楷体"/>
          <w:b/>
          <w:bCs/>
          <w:color w:val="auto"/>
          <w:spacing w:val="-6"/>
          <w:sz w:val="32"/>
          <w:szCs w:val="32"/>
        </w:rPr>
      </w:pPr>
      <w:r>
        <w:rPr>
          <w:rFonts w:hint="eastAsia" w:ascii="楷体" w:hAnsi="楷体" w:eastAsia="楷体" w:cs="楷体"/>
          <w:b/>
          <w:bCs/>
          <w:color w:val="auto"/>
          <w:spacing w:val="-11"/>
          <w:sz w:val="32"/>
          <w:szCs w:val="32"/>
          <w:lang w:eastAsia="zh-CN"/>
        </w:rPr>
        <w:t>（二十</w:t>
      </w:r>
      <w:r>
        <w:rPr>
          <w:rFonts w:hint="eastAsia" w:ascii="楷体" w:hAnsi="楷体" w:eastAsia="楷体" w:cs="楷体"/>
          <w:b/>
          <w:bCs/>
          <w:color w:val="auto"/>
          <w:spacing w:val="-11"/>
          <w:sz w:val="32"/>
          <w:szCs w:val="32"/>
          <w:lang w:val="en-US" w:eastAsia="zh-CN"/>
        </w:rPr>
        <w:t>三</w:t>
      </w:r>
      <w:r>
        <w:rPr>
          <w:rFonts w:hint="eastAsia" w:ascii="楷体" w:hAnsi="楷体" w:eastAsia="楷体" w:cs="楷体"/>
          <w:b/>
          <w:bCs/>
          <w:color w:val="auto"/>
          <w:spacing w:val="-11"/>
          <w:sz w:val="32"/>
          <w:szCs w:val="32"/>
          <w:lang w:eastAsia="zh-CN"/>
        </w:rPr>
        <w:t>）</w:t>
      </w:r>
      <w:r>
        <w:rPr>
          <w:rFonts w:hint="eastAsia" w:ascii="楷体" w:hAnsi="楷体" w:eastAsia="楷体" w:cs="楷体"/>
          <w:b/>
          <w:bCs/>
          <w:color w:val="auto"/>
          <w:spacing w:val="-11"/>
          <w:sz w:val="32"/>
          <w:szCs w:val="32"/>
        </w:rPr>
        <w:t>毕业生就业工作领导小组（成立于2008年3月）</w:t>
      </w:r>
    </w:p>
    <w:p w14:paraId="59E9B9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翁维素、王建民</w:t>
      </w:r>
    </w:p>
    <w:p w14:paraId="417BE98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副组长：李  敏</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rPr>
        <w:t>赵海军</w:t>
      </w:r>
    </w:p>
    <w:p w14:paraId="051F8AE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、肖立新、</w:t>
      </w:r>
      <w:r>
        <w:rPr>
          <w:rFonts w:hint="eastAsia" w:ascii="仿宋" w:hAnsi="仿宋" w:eastAsia="仿宋" w:cs="仿宋"/>
          <w:b w:val="0"/>
          <w:bCs w:val="0"/>
          <w:color w:val="auto"/>
          <w:sz w:val="32"/>
          <w:szCs w:val="32"/>
          <w:highlight w:val="none"/>
          <w:u w:val="none"/>
          <w:lang w:val="en-US" w:eastAsia="zh-CN"/>
        </w:rPr>
        <w:t>王喜明</w:t>
      </w:r>
      <w:r>
        <w:rPr>
          <w:rFonts w:hint="eastAsia" w:ascii="仿宋" w:hAnsi="仿宋" w:eastAsia="仿宋" w:cs="仿宋"/>
          <w:b w:val="0"/>
          <w:bCs w:val="0"/>
          <w:color w:val="auto"/>
          <w:sz w:val="32"/>
          <w:szCs w:val="32"/>
          <w:highlight w:val="none"/>
        </w:rPr>
        <w:t>、孙  彬、梁建明</w:t>
      </w:r>
    </w:p>
    <w:p w14:paraId="6A11EDD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刘继文、李晓庆、</w:t>
      </w:r>
      <w:r>
        <w:rPr>
          <w:rFonts w:hint="eastAsia" w:ascii="仿宋" w:hAnsi="仿宋" w:eastAsia="仿宋" w:cs="仿宋"/>
          <w:b w:val="0"/>
          <w:bCs w:val="0"/>
          <w:color w:val="auto"/>
          <w:sz w:val="32"/>
          <w:szCs w:val="32"/>
          <w:highlight w:val="none"/>
        </w:rPr>
        <w:t>钟晓春</w:t>
      </w:r>
    </w:p>
    <w:p w14:paraId="6406EAB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王  洁</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w:t>
      </w:r>
    </w:p>
    <w:p w14:paraId="293E832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李树新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rPr>
        <w:t>吴永强、</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p>
    <w:p w14:paraId="6A19E4D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eastAsia="仿宋"/>
          <w:color w:val="auto"/>
          <w:sz w:val="32"/>
          <w:szCs w:val="32"/>
          <w:lang w:val="en-US" w:eastAsia="zh-CN"/>
        </w:rPr>
      </w:pP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highlight w:val="none"/>
        </w:rPr>
        <w:t>吕  国</w:t>
      </w:r>
    </w:p>
    <w:p w14:paraId="1A28184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val="en-US" w:eastAsia="zh-CN"/>
        </w:rPr>
        <w:t>学生工作处</w:t>
      </w:r>
    </w:p>
    <w:p w14:paraId="45E86137">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p>
    <w:p w14:paraId="0727E26D">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（二十四）“一站式”学生社区综合管理模式建设工作领导小组（成立于2023年9月）</w:t>
      </w:r>
    </w:p>
    <w:p w14:paraId="23A8128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长：翁维素、王建民</w:t>
      </w:r>
    </w:p>
    <w:p w14:paraId="3911825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副组长：赵海军</w:t>
      </w:r>
    </w:p>
    <w:p w14:paraId="22BB665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员：李汉超、肖立新、王喜明、孙  彬、梁建明</w:t>
      </w:r>
    </w:p>
    <w:p w14:paraId="4479889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胡万枝、邓大鹏、刘继文、李晓庆、钟晓春</w:t>
      </w:r>
    </w:p>
    <w:p w14:paraId="0537AAD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董  捷、王  洁、王占英、于江利、常  青</w:t>
      </w:r>
    </w:p>
    <w:p w14:paraId="08774CE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李海波、林大岵、杜  鹏、葛立杰、狄巨星</w:t>
      </w:r>
    </w:p>
    <w:p w14:paraId="30187DB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麻振华、李树新、孙  勇、吴永强、郝桂珍</w:t>
      </w:r>
    </w:p>
    <w:p w14:paraId="6EB6474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庞  炜、温秀梅、赵有江、李佳欣、王  赫</w:t>
      </w:r>
    </w:p>
    <w:p w14:paraId="6554A73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张文海、吕  国</w:t>
      </w:r>
    </w:p>
    <w:p w14:paraId="53D8CEE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领导小组下设办公室，办公室设在学生工作处</w:t>
      </w:r>
    </w:p>
    <w:p w14:paraId="21A632D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highlight w:val="none"/>
          <w:lang w:val="en-US" w:eastAsia="zh-CN"/>
        </w:rPr>
      </w:pPr>
    </w:p>
    <w:p w14:paraId="0458E203">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lang w:eastAsia="zh-CN"/>
        </w:rPr>
      </w:pPr>
      <w:r>
        <w:rPr>
          <w:rFonts w:hint="eastAsia" w:ascii="楷体" w:hAnsi="楷体" w:eastAsia="楷体" w:cs="楷体"/>
          <w:b/>
          <w:bCs/>
          <w:color w:val="auto"/>
          <w:sz w:val="32"/>
          <w:szCs w:val="32"/>
          <w:lang w:eastAsia="zh-CN"/>
        </w:rPr>
        <w:t>（二十</w:t>
      </w:r>
      <w:r>
        <w:rPr>
          <w:rFonts w:hint="eastAsia" w:ascii="楷体" w:hAnsi="楷体" w:eastAsia="楷体" w:cs="楷体"/>
          <w:b/>
          <w:bCs/>
          <w:color w:val="auto"/>
          <w:sz w:val="32"/>
          <w:szCs w:val="32"/>
          <w:lang w:val="en-US" w:eastAsia="zh-CN"/>
        </w:rPr>
        <w:t>五</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征兵工作领导小组</w:t>
      </w:r>
      <w:r>
        <w:rPr>
          <w:rFonts w:hint="eastAsia" w:ascii="楷体" w:hAnsi="楷体" w:eastAsia="楷体" w:cs="楷体"/>
          <w:b/>
          <w:bCs/>
          <w:color w:val="auto"/>
          <w:sz w:val="32"/>
          <w:szCs w:val="32"/>
          <w:lang w:eastAsia="zh-CN"/>
        </w:rPr>
        <w:t>（成立于</w:t>
      </w:r>
      <w:r>
        <w:rPr>
          <w:rFonts w:hint="eastAsia" w:ascii="楷体" w:hAnsi="楷体" w:eastAsia="楷体" w:cs="楷体"/>
          <w:b/>
          <w:bCs/>
          <w:color w:val="auto"/>
          <w:sz w:val="32"/>
          <w:szCs w:val="32"/>
          <w:lang w:val="en-US" w:eastAsia="zh-CN"/>
        </w:rPr>
        <w:t>2013年6月</w:t>
      </w:r>
      <w:r>
        <w:rPr>
          <w:rFonts w:hint="eastAsia" w:ascii="楷体" w:hAnsi="楷体" w:eastAsia="楷体" w:cs="楷体"/>
          <w:b/>
          <w:bCs/>
          <w:color w:val="auto"/>
          <w:sz w:val="32"/>
          <w:szCs w:val="32"/>
          <w:lang w:eastAsia="zh-CN"/>
        </w:rPr>
        <w:t>）</w:t>
      </w:r>
    </w:p>
    <w:p w14:paraId="123343A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r>
        <w:rPr>
          <w:rFonts w:hint="eastAsia" w:ascii="仿宋" w:hAnsi="仿宋" w:eastAsia="仿宋" w:cs="仿宋"/>
          <w:b w:val="0"/>
          <w:bCs w:val="0"/>
          <w:color w:val="auto"/>
          <w:sz w:val="32"/>
          <w:szCs w:val="32"/>
          <w:highlight w:val="none"/>
          <w:lang w:val="en-US" w:eastAsia="zh-CN"/>
        </w:rPr>
        <w:t>王建民</w:t>
      </w:r>
    </w:p>
    <w:p w14:paraId="467A6C1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副组长：赵海军</w:t>
      </w:r>
    </w:p>
    <w:p w14:paraId="798DF2F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u w:val="none"/>
          <w:lang w:val="en-US" w:eastAsia="zh-CN"/>
        </w:rPr>
        <w:t>王喜明</w:t>
      </w:r>
      <w:r>
        <w:rPr>
          <w:rFonts w:hint="eastAsia" w:ascii="仿宋" w:hAnsi="仿宋" w:eastAsia="仿宋" w:cs="仿宋"/>
          <w:b w:val="0"/>
          <w:bCs w:val="0"/>
          <w:color w:val="auto"/>
          <w:sz w:val="32"/>
          <w:szCs w:val="32"/>
          <w:highlight w:val="none"/>
        </w:rPr>
        <w:t>、孙  彬、梁建明、</w:t>
      </w:r>
      <w:r>
        <w:rPr>
          <w:rFonts w:hint="eastAsia" w:ascii="仿宋" w:hAnsi="仿宋" w:eastAsia="仿宋" w:cs="仿宋"/>
          <w:b w:val="0"/>
          <w:bCs w:val="0"/>
          <w:color w:val="auto"/>
          <w:sz w:val="32"/>
          <w:szCs w:val="32"/>
          <w:highlight w:val="none"/>
          <w:lang w:val="en-US" w:eastAsia="zh-CN"/>
        </w:rPr>
        <w:t>胡万枝</w:t>
      </w:r>
    </w:p>
    <w:p w14:paraId="4CBA731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李晓庆</w:t>
      </w:r>
      <w:r>
        <w:rPr>
          <w:rFonts w:hint="eastAsia" w:ascii="仿宋" w:hAnsi="仿宋" w:eastAsia="仿宋" w:cs="仿宋"/>
          <w:b w:val="0"/>
          <w:bCs w:val="0"/>
          <w:color w:val="auto"/>
          <w:sz w:val="32"/>
          <w:szCs w:val="32"/>
          <w:highlight w:val="none"/>
        </w:rPr>
        <w:t>、钟晓春、王  洁、</w:t>
      </w:r>
      <w:r>
        <w:rPr>
          <w:rFonts w:hint="eastAsia" w:ascii="仿宋" w:hAnsi="仿宋" w:eastAsia="仿宋" w:cs="仿宋"/>
          <w:b w:val="0"/>
          <w:bCs w:val="0"/>
          <w:color w:val="auto"/>
          <w:sz w:val="32"/>
          <w:szCs w:val="32"/>
          <w:highlight w:val="none"/>
          <w:lang w:eastAsia="zh-CN"/>
        </w:rPr>
        <w:t>于江利</w:t>
      </w:r>
    </w:p>
    <w:p w14:paraId="03B0C83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、狄巨星、李树新、吴永强</w:t>
      </w:r>
    </w:p>
    <w:p w14:paraId="0DBC910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、赵有江、</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张文海</w:t>
      </w:r>
    </w:p>
    <w:p w14:paraId="70D702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办公室设在武装部</w:t>
      </w:r>
    </w:p>
    <w:p w14:paraId="07C73A8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highlight w:val="none"/>
          <w:lang w:val="en-US" w:eastAsia="zh-CN"/>
        </w:rPr>
      </w:pPr>
    </w:p>
    <w:p w14:paraId="21AE445E">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（二十六）大学生创新创业教育工作领导小组（成立于2014年5月）</w:t>
      </w:r>
    </w:p>
    <w:p w14:paraId="4A456C8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王建民</w:t>
      </w:r>
    </w:p>
    <w:p w14:paraId="534DA12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val="en-US" w:eastAsia="zh-CN"/>
        </w:rPr>
        <w:t>张立群、</w:t>
      </w:r>
      <w:r>
        <w:rPr>
          <w:rFonts w:hint="eastAsia" w:ascii="仿宋" w:hAnsi="仿宋" w:eastAsia="仿宋" w:cs="仿宋"/>
          <w:b w:val="0"/>
          <w:bCs w:val="0"/>
          <w:color w:val="auto"/>
          <w:sz w:val="32"/>
          <w:szCs w:val="32"/>
          <w:highlight w:val="none"/>
          <w:lang w:eastAsia="zh-CN"/>
        </w:rPr>
        <w:t>姚</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敏、</w:t>
      </w:r>
      <w:r>
        <w:rPr>
          <w:rFonts w:hint="eastAsia" w:ascii="仿宋" w:hAnsi="仿宋" w:eastAsia="仿宋" w:cs="仿宋"/>
          <w:b w:val="0"/>
          <w:bCs w:val="0"/>
          <w:color w:val="auto"/>
          <w:sz w:val="32"/>
          <w:szCs w:val="32"/>
          <w:highlight w:val="none"/>
        </w:rPr>
        <w:t>赵海军</w:t>
      </w:r>
    </w:p>
    <w:p w14:paraId="17B5F7B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成  员：孙  彬</w:t>
      </w: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、梁建明、</w:t>
      </w:r>
      <w:r>
        <w:rPr>
          <w:rFonts w:hint="eastAsia" w:ascii="仿宋" w:hAnsi="仿宋" w:eastAsia="仿宋" w:cs="仿宋"/>
          <w:b w:val="0"/>
          <w:bCs w:val="0"/>
          <w:color w:val="auto"/>
          <w:sz w:val="32"/>
          <w:szCs w:val="32"/>
          <w:highlight w:val="none"/>
          <w:u w:val="none"/>
          <w:lang w:val="en-US" w:eastAsia="zh-CN"/>
        </w:rPr>
        <w:t>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p>
    <w:p w14:paraId="689FDBD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李晓庆</w:t>
      </w:r>
      <w:r>
        <w:rPr>
          <w:rFonts w:hint="eastAsia" w:ascii="仿宋" w:hAnsi="仿宋" w:eastAsia="仿宋" w:cs="仿宋"/>
          <w:b w:val="0"/>
          <w:bCs w:val="0"/>
          <w:color w:val="auto"/>
          <w:sz w:val="32"/>
          <w:szCs w:val="32"/>
          <w:highlight w:val="none"/>
        </w:rPr>
        <w:t>、钟晓春、</w:t>
      </w:r>
      <w:r>
        <w:rPr>
          <w:rFonts w:hint="eastAsia" w:ascii="仿宋" w:hAnsi="仿宋" w:eastAsia="仿宋" w:cs="仿宋"/>
          <w:b w:val="0"/>
          <w:bCs w:val="0"/>
          <w:color w:val="auto"/>
          <w:sz w:val="32"/>
          <w:szCs w:val="32"/>
          <w:highlight w:val="none"/>
          <w:lang w:eastAsia="zh-CN"/>
        </w:rPr>
        <w:t>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r>
        <w:rPr>
          <w:rFonts w:hint="eastAsia" w:ascii="仿宋" w:hAnsi="仿宋" w:eastAsia="仿宋" w:cs="仿宋"/>
          <w:b w:val="0"/>
          <w:bCs w:val="0"/>
          <w:color w:val="auto"/>
          <w:sz w:val="32"/>
          <w:szCs w:val="32"/>
          <w:highlight w:val="none"/>
        </w:rPr>
        <w:t>、王  洁</w:t>
      </w:r>
    </w:p>
    <w:p w14:paraId="5340142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王占英、</w:t>
      </w:r>
      <w:r>
        <w:rPr>
          <w:rFonts w:hint="eastAsia" w:ascii="仿宋" w:hAnsi="仿宋" w:eastAsia="仿宋" w:cs="仿宋"/>
          <w:b w:val="0"/>
          <w:bCs w:val="0"/>
          <w:color w:val="auto"/>
          <w:sz w:val="32"/>
          <w:szCs w:val="32"/>
          <w:highlight w:val="none"/>
          <w:lang w:eastAsia="zh-CN"/>
        </w:rPr>
        <w:t>于江利</w:t>
      </w:r>
      <w:r>
        <w:rPr>
          <w:rFonts w:hint="eastAsia" w:ascii="仿宋" w:hAnsi="仿宋" w:eastAsia="仿宋" w:cs="仿宋"/>
          <w:b w:val="0"/>
          <w:bCs w:val="0"/>
          <w:color w:val="auto"/>
          <w:sz w:val="32"/>
          <w:szCs w:val="32"/>
          <w:highlight w:val="none"/>
        </w:rPr>
        <w:t>、常  青、</w:t>
      </w:r>
      <w:r>
        <w:rPr>
          <w:rFonts w:hint="eastAsia" w:ascii="仿宋" w:hAnsi="仿宋" w:eastAsia="仿宋" w:cs="仿宋"/>
          <w:b w:val="0"/>
          <w:bCs w:val="0"/>
          <w:color w:val="auto"/>
          <w:sz w:val="32"/>
          <w:szCs w:val="32"/>
          <w:highlight w:val="none"/>
          <w:lang w:val="en-US" w:eastAsia="zh-CN"/>
        </w:rPr>
        <w:t>李海波</w:t>
      </w:r>
      <w:r>
        <w:rPr>
          <w:rFonts w:hint="eastAsia" w:ascii="仿宋" w:hAnsi="仿宋" w:eastAsia="仿宋" w:cs="仿宋"/>
          <w:b w:val="0"/>
          <w:bCs w:val="0"/>
          <w:color w:val="auto"/>
          <w:sz w:val="32"/>
          <w:szCs w:val="32"/>
          <w:highlight w:val="none"/>
        </w:rPr>
        <w:t>、林大岵</w:t>
      </w:r>
    </w:p>
    <w:p w14:paraId="0F82DC6F">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杜  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葛立杰</w:t>
      </w:r>
      <w:r>
        <w:rPr>
          <w:rFonts w:hint="eastAsia" w:ascii="仿宋" w:hAnsi="仿宋" w:eastAsia="仿宋" w:cs="仿宋"/>
          <w:b w:val="0"/>
          <w:bCs w:val="0"/>
          <w:color w:val="auto"/>
          <w:sz w:val="32"/>
          <w:szCs w:val="32"/>
          <w:highlight w:val="none"/>
        </w:rPr>
        <w:t>、狄巨星、麻振华、李树新</w:t>
      </w:r>
    </w:p>
    <w:p w14:paraId="6B80774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孙  勇、吴永强、郝桂珍、</w:t>
      </w:r>
      <w:r>
        <w:rPr>
          <w:rFonts w:hint="eastAsia" w:ascii="仿宋" w:hAnsi="仿宋" w:eastAsia="仿宋" w:cs="仿宋"/>
          <w:b w:val="0"/>
          <w:bCs w:val="0"/>
          <w:color w:val="auto"/>
          <w:sz w:val="32"/>
          <w:szCs w:val="32"/>
          <w:highlight w:val="none"/>
          <w:lang w:eastAsia="zh-CN"/>
        </w:rPr>
        <w:t>庞  炜</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温秀梅</w:t>
      </w:r>
    </w:p>
    <w:p w14:paraId="4831F9C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u w:val="none"/>
          <w:lang w:val="en-US" w:eastAsia="zh-CN"/>
        </w:rPr>
      </w:pPr>
      <w:r>
        <w:rPr>
          <w:rFonts w:hint="eastAsia" w:ascii="仿宋" w:hAnsi="仿宋" w:eastAsia="仿宋" w:cs="仿宋"/>
          <w:b w:val="0"/>
          <w:bCs w:val="0"/>
          <w:color w:val="auto"/>
          <w:sz w:val="32"/>
          <w:szCs w:val="32"/>
          <w:highlight w:val="none"/>
        </w:rPr>
        <w:t>赵有江、李佳欣、</w:t>
      </w:r>
      <w:r>
        <w:rPr>
          <w:rFonts w:hint="eastAsia" w:ascii="仿宋" w:hAnsi="仿宋" w:eastAsia="仿宋" w:cs="仿宋"/>
          <w:b w:val="0"/>
          <w:bCs w:val="0"/>
          <w:color w:val="auto"/>
          <w:sz w:val="32"/>
          <w:szCs w:val="32"/>
          <w:highlight w:val="none"/>
          <w:lang w:val="en-US" w:eastAsia="zh-CN"/>
        </w:rPr>
        <w:t>王  赫</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刘建军、</w:t>
      </w:r>
      <w:r>
        <w:rPr>
          <w:rFonts w:hint="eastAsia" w:ascii="仿宋" w:hAnsi="仿宋" w:eastAsia="仿宋" w:cs="仿宋"/>
          <w:b w:val="0"/>
          <w:bCs w:val="0"/>
          <w:color w:val="auto"/>
          <w:sz w:val="32"/>
          <w:szCs w:val="32"/>
          <w:highlight w:val="none"/>
          <w:u w:val="none"/>
          <w:lang w:val="en-US" w:eastAsia="zh-CN"/>
        </w:rPr>
        <w:t>张文海</w:t>
      </w:r>
    </w:p>
    <w:p w14:paraId="2CE75E1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裴宏伟</w:t>
      </w:r>
      <w:r>
        <w:rPr>
          <w:rFonts w:hint="eastAsia" w:ascii="仿宋" w:hAnsi="仿宋" w:eastAsia="仿宋" w:cs="仿宋"/>
          <w:b w:val="0"/>
          <w:bCs w:val="0"/>
          <w:color w:val="auto"/>
          <w:sz w:val="32"/>
          <w:szCs w:val="32"/>
          <w:highlight w:val="none"/>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 xml:space="preserve"> 斌</w:t>
      </w:r>
    </w:p>
    <w:p w14:paraId="0C22699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创新创业指导中心</w:t>
      </w:r>
    </w:p>
    <w:p w14:paraId="7773CFCD">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rPr>
      </w:pPr>
    </w:p>
    <w:p w14:paraId="5A28BBF8">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二十七</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专业技术岗位聘用工作领导小组（成立于2009年4月）</w:t>
      </w:r>
    </w:p>
    <w:p w14:paraId="2FB022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val="en-US" w:eastAsia="zh-CN"/>
        </w:rPr>
        <w:t>王建民</w:t>
      </w:r>
    </w:p>
    <w:p w14:paraId="39108AC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成</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姚</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敏、赵海军、</w:t>
      </w:r>
      <w:r>
        <w:rPr>
          <w:rFonts w:hint="eastAsia" w:ascii="仿宋" w:hAnsi="仿宋" w:eastAsia="仿宋" w:cs="仿宋"/>
          <w:b w:val="0"/>
          <w:bCs w:val="0"/>
          <w:color w:val="auto"/>
          <w:sz w:val="32"/>
          <w:szCs w:val="32"/>
          <w:highlight w:val="none"/>
          <w:lang w:val="en-US" w:eastAsia="zh-CN"/>
        </w:rPr>
        <w:t>贾玉贵、</w:t>
      </w:r>
      <w:r>
        <w:rPr>
          <w:rFonts w:hint="eastAsia" w:ascii="仿宋" w:hAnsi="仿宋" w:eastAsia="仿宋" w:cs="仿宋"/>
          <w:b w:val="0"/>
          <w:bCs w:val="0"/>
          <w:color w:val="auto"/>
          <w:sz w:val="32"/>
          <w:szCs w:val="32"/>
          <w:highlight w:val="none"/>
          <w:lang w:eastAsia="zh-CN"/>
        </w:rPr>
        <w:t>肖立新</w:t>
      </w:r>
    </w:p>
    <w:p w14:paraId="14C812F5">
      <w:pPr>
        <w:keepNext w:val="0"/>
        <w:keepLines w:val="0"/>
        <w:pageBreakBefore w:val="0"/>
        <w:widowControl w:val="0"/>
        <w:kinsoku/>
        <w:wordWrap/>
        <w:overflowPunct/>
        <w:topLinePunct w:val="0"/>
        <w:autoSpaceDE/>
        <w:autoSpaceDN/>
        <w:bidi w:val="0"/>
        <w:adjustRightInd/>
        <w:snapToGrid/>
        <w:spacing w:line="560" w:lineRule="exact"/>
        <w:ind w:left="1575" w:leftChars="750" w:firstLine="320" w:firstLineChars="1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刘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郭全花</w:t>
      </w:r>
    </w:p>
    <w:p w14:paraId="62FDC93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办公室设在人事处</w:t>
      </w:r>
    </w:p>
    <w:p w14:paraId="3576AAF4">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rPr>
      </w:pPr>
    </w:p>
    <w:p w14:paraId="4381976E">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lang w:val="en-US" w:eastAsia="zh-CN"/>
        </w:rPr>
        <w:t>二十八</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管理岗位、工勤技能岗位聘用工作领导小组（成立于2010年12月）</w:t>
      </w:r>
    </w:p>
    <w:p w14:paraId="2E96F9C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翁维素</w:t>
      </w:r>
    </w:p>
    <w:p w14:paraId="1D0DF1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成</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员</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王建民、</w:t>
      </w:r>
      <w:r>
        <w:rPr>
          <w:rFonts w:hint="eastAsia" w:ascii="仿宋" w:hAnsi="仿宋" w:eastAsia="仿宋" w:cs="仿宋"/>
          <w:b w:val="0"/>
          <w:bCs w:val="0"/>
          <w:color w:val="auto"/>
          <w:sz w:val="32"/>
          <w:szCs w:val="32"/>
          <w:highlight w:val="none"/>
          <w:lang w:eastAsia="zh-CN"/>
        </w:rPr>
        <w:t>张立群、</w:t>
      </w:r>
      <w:r>
        <w:rPr>
          <w:rFonts w:hint="eastAsia" w:ascii="仿宋" w:hAnsi="仿宋" w:eastAsia="仿宋" w:cs="仿宋"/>
          <w:b w:val="0"/>
          <w:bCs w:val="0"/>
          <w:color w:val="auto"/>
          <w:sz w:val="32"/>
          <w:szCs w:val="32"/>
          <w:highlight w:val="none"/>
          <w:lang w:val="en-US" w:eastAsia="zh-CN"/>
        </w:rPr>
        <w:t>尹万玉、</w:t>
      </w:r>
      <w:r>
        <w:rPr>
          <w:rFonts w:hint="eastAsia" w:ascii="仿宋" w:hAnsi="仿宋" w:eastAsia="仿宋" w:cs="仿宋"/>
          <w:b w:val="0"/>
          <w:bCs w:val="0"/>
          <w:color w:val="auto"/>
          <w:sz w:val="32"/>
          <w:szCs w:val="32"/>
          <w:highlight w:val="none"/>
          <w:lang w:eastAsia="zh-CN"/>
        </w:rPr>
        <w:t>姚</w:t>
      </w:r>
      <w:ins w:id="28" w:author="樊智华" w:date="2025-08-08T12:34:00Z">
        <w:r>
          <w:rPr>
            <w:rFonts w:hint="eastAsia" w:ascii="仿宋" w:hAnsi="仿宋" w:eastAsia="仿宋" w:cs="仿宋"/>
            <w:b w:val="0"/>
            <w:bCs w:val="0"/>
            <w:color w:val="auto"/>
            <w:sz w:val="32"/>
            <w:szCs w:val="32"/>
            <w:highlight w:val="none"/>
            <w:lang w:val="en-US" w:eastAsia="zh-CN"/>
          </w:rPr>
          <w:t xml:space="preserve">  </w:t>
        </w:r>
      </w:ins>
      <w:r>
        <w:rPr>
          <w:rFonts w:hint="eastAsia" w:ascii="仿宋" w:hAnsi="仿宋" w:eastAsia="仿宋" w:cs="仿宋"/>
          <w:b w:val="0"/>
          <w:bCs w:val="0"/>
          <w:color w:val="auto"/>
          <w:sz w:val="32"/>
          <w:szCs w:val="32"/>
          <w:highlight w:val="none"/>
          <w:lang w:eastAsia="zh-CN"/>
        </w:rPr>
        <w:t>冰、李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敏</w:t>
      </w:r>
    </w:p>
    <w:p w14:paraId="523EEED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赵海军、</w:t>
      </w:r>
      <w:r>
        <w:rPr>
          <w:rFonts w:hint="eastAsia" w:ascii="仿宋" w:hAnsi="仿宋" w:eastAsia="仿宋" w:cs="仿宋"/>
          <w:b w:val="0"/>
          <w:bCs w:val="0"/>
          <w:color w:val="auto"/>
          <w:sz w:val="32"/>
          <w:szCs w:val="32"/>
          <w:highlight w:val="none"/>
          <w:lang w:val="en-US" w:eastAsia="zh-CN"/>
        </w:rPr>
        <w:t>贾玉贵、宋  强、</w:t>
      </w:r>
      <w:r>
        <w:rPr>
          <w:rFonts w:hint="eastAsia" w:ascii="仿宋" w:hAnsi="仿宋" w:eastAsia="仿宋" w:cs="仿宋"/>
          <w:b w:val="0"/>
          <w:bCs w:val="0"/>
          <w:color w:val="auto"/>
          <w:sz w:val="32"/>
          <w:szCs w:val="32"/>
          <w:highlight w:val="none"/>
          <w:lang w:eastAsia="zh-CN"/>
        </w:rPr>
        <w:t>肖立新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p>
    <w:p w14:paraId="10FF37A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lang w:eastAsia="zh-CN"/>
        </w:rPr>
        <w:t>刘</w:t>
      </w:r>
      <w:ins w:id="29" w:author="樊智华" w:date="2025-08-08T12:34:00Z">
        <w:r>
          <w:rPr>
            <w:rFonts w:hint="eastAsia" w:ascii="仿宋" w:hAnsi="仿宋" w:eastAsia="仿宋" w:cs="仿宋"/>
            <w:b w:val="0"/>
            <w:bCs w:val="0"/>
            <w:color w:val="auto"/>
            <w:sz w:val="32"/>
            <w:szCs w:val="32"/>
            <w:highlight w:val="none"/>
            <w:lang w:val="en-US" w:eastAsia="zh-CN"/>
          </w:rPr>
          <w:t xml:space="preserve"> </w:t>
        </w:r>
      </w:ins>
      <w:r>
        <w:rPr>
          <w:rFonts w:hint="eastAsia" w:ascii="仿宋" w:hAnsi="仿宋" w:eastAsia="仿宋" w:cs="仿宋"/>
          <w:b w:val="0"/>
          <w:bCs w:val="0"/>
          <w:color w:val="auto"/>
          <w:sz w:val="32"/>
          <w:szCs w:val="32"/>
          <w:highlight w:val="none"/>
          <w:lang w:eastAsia="zh-CN"/>
        </w:rPr>
        <w:t xml:space="preserve"> 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梁建明</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郭全花</w:t>
      </w:r>
    </w:p>
    <w:p w14:paraId="61E683F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办公室设在人事处</w:t>
      </w:r>
    </w:p>
    <w:p w14:paraId="0B68E092">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rPr>
      </w:pPr>
    </w:p>
    <w:p w14:paraId="0E6C611B">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28"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23"/>
          <w:sz w:val="32"/>
          <w:szCs w:val="32"/>
          <w:lang w:val="en-US" w:eastAsia="zh-CN"/>
        </w:rPr>
        <w:t>（二十九）“周末专家河北行”领导小组（成立于2023年11月）</w:t>
      </w:r>
    </w:p>
    <w:p w14:paraId="674009C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长：翁维素、王建民</w:t>
      </w:r>
    </w:p>
    <w:p w14:paraId="72EFF8B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副组长：姚  冰、赵海军</w:t>
      </w:r>
    </w:p>
    <w:p w14:paraId="23DFBDF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员：李汉超、刘  超、梁建明、曹  宇、裴宏伟</w:t>
      </w:r>
    </w:p>
    <w:p w14:paraId="689074C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 xml:space="preserve">        其他相关部门负责人</w:t>
      </w:r>
    </w:p>
    <w:p w14:paraId="5C8B3B8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ins w:id="30" w:author="樊智华" w:date="2025-08-08T12:42:00Z">
        <w:r>
          <w:rPr>
            <w:rFonts w:hint="eastAsia" w:ascii="仿宋" w:hAnsi="仿宋" w:eastAsia="仿宋" w:cs="仿宋"/>
            <w:b w:val="0"/>
            <w:bCs w:val="0"/>
            <w:color w:val="auto"/>
            <w:sz w:val="32"/>
            <w:szCs w:val="32"/>
            <w:highlight w:val="none"/>
            <w:lang w:val="en-US" w:eastAsia="zh-CN"/>
          </w:rPr>
          <w:t>领导小组</w:t>
        </w:r>
      </w:ins>
      <w:ins w:id="31" w:author="樊智华" w:date="2025-08-08T12:42:00Z">
        <w:r>
          <w:rPr>
            <w:rFonts w:hint="eastAsia" w:ascii="仿宋" w:hAnsi="仿宋" w:eastAsia="仿宋" w:cs="仿宋"/>
            <w:b w:val="0"/>
            <w:bCs w:val="0"/>
            <w:color w:val="auto"/>
            <w:sz w:val="32"/>
            <w:szCs w:val="32"/>
            <w:highlight w:val="none"/>
            <w:lang w:eastAsia="zh-CN"/>
          </w:rPr>
          <w:t>下设办公室，</w:t>
        </w:r>
      </w:ins>
      <w:r>
        <w:rPr>
          <w:rFonts w:hint="eastAsia" w:ascii="仿宋" w:hAnsi="仿宋" w:eastAsia="仿宋" w:cs="仿宋"/>
          <w:b w:val="0"/>
          <w:bCs w:val="0"/>
          <w:color w:val="auto"/>
          <w:sz w:val="32"/>
          <w:szCs w:val="32"/>
          <w:lang w:val="en-US" w:eastAsia="zh-CN"/>
        </w:rPr>
        <w:t>办公室设在人事处</w:t>
      </w:r>
    </w:p>
    <w:p w14:paraId="75924BAE">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37CCECB5">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eastAsia="zh-CN"/>
        </w:rPr>
      </w:pPr>
      <w:r>
        <w:rPr>
          <w:rFonts w:hint="eastAsia" w:ascii="楷体" w:hAnsi="楷体" w:eastAsia="楷体" w:cs="楷体"/>
          <w:b/>
          <w:bCs/>
          <w:color w:val="auto"/>
          <w:spacing w:val="-6"/>
          <w:sz w:val="32"/>
          <w:szCs w:val="32"/>
          <w:lang w:eastAsia="zh-CN"/>
        </w:rPr>
        <w:t>（</w:t>
      </w:r>
      <w:r>
        <w:rPr>
          <w:rFonts w:hint="eastAsia" w:ascii="楷体" w:hAnsi="楷体" w:eastAsia="楷体" w:cs="楷体"/>
          <w:b/>
          <w:bCs/>
          <w:color w:val="auto"/>
          <w:spacing w:val="-6"/>
          <w:sz w:val="32"/>
          <w:szCs w:val="32"/>
          <w:lang w:val="en-US" w:eastAsia="zh-CN"/>
        </w:rPr>
        <w:t>三十</w:t>
      </w:r>
      <w:r>
        <w:rPr>
          <w:rFonts w:hint="eastAsia" w:ascii="楷体" w:hAnsi="楷体" w:eastAsia="楷体" w:cs="楷体"/>
          <w:b/>
          <w:bCs/>
          <w:color w:val="auto"/>
          <w:spacing w:val="-6"/>
          <w:sz w:val="32"/>
          <w:szCs w:val="32"/>
          <w:lang w:eastAsia="zh-CN"/>
        </w:rPr>
        <w:t>）</w:t>
      </w:r>
      <w:r>
        <w:rPr>
          <w:rFonts w:hint="eastAsia" w:ascii="楷体" w:hAnsi="楷体" w:eastAsia="楷体" w:cs="楷体"/>
          <w:b/>
          <w:bCs/>
          <w:color w:val="auto"/>
          <w:spacing w:val="-6"/>
          <w:sz w:val="32"/>
          <w:szCs w:val="32"/>
        </w:rPr>
        <w:t>专业建设工作领导小组（成立于2013年11月</w:t>
      </w:r>
      <w:r>
        <w:rPr>
          <w:rFonts w:hint="eastAsia" w:ascii="楷体" w:hAnsi="楷体" w:eastAsia="楷体" w:cs="楷体"/>
          <w:b/>
          <w:bCs/>
          <w:color w:val="auto"/>
          <w:spacing w:val="-6"/>
          <w:sz w:val="32"/>
          <w:szCs w:val="32"/>
          <w:lang w:eastAsia="zh-CN"/>
        </w:rPr>
        <w:t>）</w:t>
      </w:r>
    </w:p>
    <w:p w14:paraId="1F9064B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7FC94F5C">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副组长：张立群、李  敏</w:t>
      </w:r>
      <w:r>
        <w:rPr>
          <w:rFonts w:hint="eastAsia" w:ascii="仿宋" w:hAnsi="仿宋" w:eastAsia="仿宋" w:cs="仿宋"/>
          <w:b w:val="0"/>
          <w:bCs w:val="0"/>
          <w:color w:val="auto"/>
          <w:sz w:val="32"/>
          <w:szCs w:val="32"/>
          <w:lang w:val="en-US" w:eastAsia="zh-CN"/>
        </w:rPr>
        <w:br w:type="textWrapping"/>
      </w:r>
      <w:r>
        <w:rPr>
          <w:rFonts w:hint="eastAsia" w:ascii="仿宋" w:hAnsi="仿宋" w:eastAsia="仿宋" w:cs="仿宋"/>
          <w:b w:val="0"/>
          <w:bCs w:val="0"/>
          <w:color w:val="auto"/>
          <w:sz w:val="32"/>
          <w:szCs w:val="32"/>
          <w:lang w:val="en-US" w:eastAsia="zh-CN"/>
        </w:rPr>
        <w:t>成  员：李汉超、王喜明、孙  彬、刘  超、梁建明</w:t>
      </w:r>
    </w:p>
    <w:p w14:paraId="13AFF53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曹  宇、胡万枝、王登海、邓大鹏</w:t>
      </w:r>
      <w:r>
        <w:rPr>
          <w:rFonts w:hint="eastAsia" w:ascii="仿宋" w:hAnsi="仿宋" w:eastAsia="仿宋" w:cs="仿宋"/>
          <w:b w:val="0"/>
          <w:bCs w:val="0"/>
          <w:color w:val="auto"/>
          <w:sz w:val="32"/>
          <w:szCs w:val="32"/>
          <w:lang w:val="zh-CN" w:eastAsia="zh-CN"/>
        </w:rPr>
        <w:t>、董</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val="zh-CN" w:eastAsia="zh-CN"/>
        </w:rPr>
        <w:t>捷</w:t>
      </w:r>
    </w:p>
    <w:p w14:paraId="19B44D2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zh-CN" w:eastAsia="zh-CN"/>
        </w:rPr>
        <w:t>王占英、常</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val="zh-CN" w:eastAsia="zh-CN"/>
        </w:rPr>
        <w:t>青、</w:t>
      </w:r>
      <w:r>
        <w:rPr>
          <w:rFonts w:hint="eastAsia" w:ascii="仿宋" w:hAnsi="仿宋" w:eastAsia="仿宋" w:cs="仿宋"/>
          <w:b w:val="0"/>
          <w:bCs w:val="0"/>
          <w:color w:val="auto"/>
          <w:sz w:val="32"/>
          <w:szCs w:val="32"/>
          <w:lang w:val="en-US" w:eastAsia="zh-CN"/>
        </w:rPr>
        <w:t>林大岵</w:t>
      </w:r>
      <w:r>
        <w:rPr>
          <w:rFonts w:hint="eastAsia" w:ascii="仿宋" w:hAnsi="仿宋" w:eastAsia="仿宋" w:cs="仿宋"/>
          <w:b w:val="0"/>
          <w:bCs w:val="0"/>
          <w:color w:val="auto"/>
          <w:sz w:val="32"/>
          <w:szCs w:val="32"/>
          <w:lang w:val="zh-CN" w:eastAsia="zh-CN"/>
        </w:rPr>
        <w:t>、葛立杰、麻振华</w:t>
      </w:r>
    </w:p>
    <w:p w14:paraId="6F0ACC4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zh-CN" w:eastAsia="zh-CN"/>
        </w:rPr>
      </w:pPr>
      <w:r>
        <w:rPr>
          <w:rFonts w:hint="eastAsia" w:ascii="仿宋" w:hAnsi="仿宋" w:eastAsia="仿宋" w:cs="仿宋"/>
          <w:b w:val="0"/>
          <w:bCs w:val="0"/>
          <w:color w:val="auto"/>
          <w:sz w:val="32"/>
          <w:szCs w:val="32"/>
          <w:lang w:val="zh-CN" w:eastAsia="zh-CN"/>
        </w:rPr>
        <w:t>孙</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val="zh-CN" w:eastAsia="zh-CN"/>
        </w:rPr>
        <w:t>勇、郝桂珍、温秀梅、李佳欣</w:t>
      </w:r>
      <w:r>
        <w:rPr>
          <w:rFonts w:hint="eastAsia" w:ascii="仿宋" w:hAnsi="仿宋" w:eastAsia="仿宋" w:cs="仿宋"/>
          <w:b w:val="0"/>
          <w:bCs w:val="0"/>
          <w:color w:val="auto"/>
          <w:sz w:val="32"/>
          <w:szCs w:val="32"/>
          <w:lang w:val="en-US" w:eastAsia="zh-CN"/>
        </w:rPr>
        <w:t>、王  赫</w:t>
      </w:r>
    </w:p>
    <w:p w14:paraId="6864CA9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张文海、闫磊磊、裴宏伟、毕全超、吕  国</w:t>
      </w:r>
    </w:p>
    <w:p w14:paraId="75079F1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刘晓群、王  斌</w:t>
      </w:r>
    </w:p>
    <w:p w14:paraId="5C7D0C9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办公室设在教务处</w:t>
      </w:r>
    </w:p>
    <w:p w14:paraId="53CF05F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val="en-US" w:eastAsia="zh-CN"/>
        </w:rPr>
      </w:pPr>
    </w:p>
    <w:p w14:paraId="4C84FE38">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75"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11"/>
          <w:sz w:val="32"/>
          <w:szCs w:val="32"/>
          <w:lang w:val="en-US" w:eastAsia="zh-CN"/>
        </w:rPr>
        <w:t>（三十一）实验室安全工作领导小组（</w:t>
      </w:r>
      <w:r>
        <w:rPr>
          <w:rFonts w:hint="eastAsia" w:ascii="楷体" w:hAnsi="楷体" w:eastAsia="楷体" w:cs="楷体"/>
          <w:b/>
          <w:bCs/>
          <w:color w:val="auto"/>
          <w:spacing w:val="-11"/>
          <w:sz w:val="32"/>
          <w:szCs w:val="32"/>
          <w:lang w:eastAsia="zh-CN"/>
        </w:rPr>
        <w:t>成立于</w:t>
      </w:r>
      <w:r>
        <w:rPr>
          <w:rFonts w:hint="eastAsia" w:ascii="楷体" w:hAnsi="楷体" w:eastAsia="楷体" w:cs="楷体"/>
          <w:b/>
          <w:bCs/>
          <w:color w:val="auto"/>
          <w:spacing w:val="-11"/>
          <w:sz w:val="32"/>
          <w:szCs w:val="32"/>
          <w:lang w:val="en-US" w:eastAsia="zh-CN"/>
        </w:rPr>
        <w:t>2021年8月）</w:t>
      </w:r>
    </w:p>
    <w:p w14:paraId="634B0170">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left"/>
        <w:textAlignment w:val="auto"/>
        <w:rPr>
          <w:rFonts w:hint="default"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rPr>
        <w:t>组  长：</w:t>
      </w:r>
      <w:r>
        <w:rPr>
          <w:rFonts w:hint="eastAsia" w:ascii="仿宋" w:hAnsi="仿宋" w:eastAsia="仿宋" w:cs="仿宋"/>
          <w:color w:val="auto"/>
          <w:sz w:val="32"/>
          <w:szCs w:val="32"/>
          <w:highlight w:val="none"/>
          <w:lang w:val="en-US" w:eastAsia="zh-CN"/>
        </w:rPr>
        <w:t>翁维素</w:t>
      </w:r>
      <w:r>
        <w:rPr>
          <w:rFonts w:hint="eastAsia" w:ascii="仿宋" w:hAnsi="仿宋" w:eastAsia="仿宋" w:cs="仿宋"/>
          <w:b w:val="0"/>
          <w:bCs w:val="0"/>
          <w:color w:val="auto"/>
          <w:sz w:val="32"/>
          <w:szCs w:val="32"/>
          <w:lang w:val="en-US" w:eastAsia="zh-CN"/>
        </w:rPr>
        <w:t>、</w:t>
      </w:r>
      <w:r>
        <w:rPr>
          <w:rFonts w:hint="eastAsia" w:ascii="仿宋" w:hAnsi="仿宋" w:eastAsia="仿宋" w:cs="仿宋"/>
          <w:color w:val="auto"/>
          <w:sz w:val="32"/>
          <w:szCs w:val="32"/>
          <w:highlight w:val="none"/>
          <w:lang w:val="en-US" w:eastAsia="zh-CN"/>
        </w:rPr>
        <w:t>王建民</w:t>
      </w:r>
    </w:p>
    <w:p w14:paraId="1AF54F24">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left"/>
        <w:textAlignment w:val="auto"/>
        <w:rPr>
          <w:rFonts w:hint="default"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rPr>
        <w:t>副组长：</w:t>
      </w:r>
      <w:ins w:id="32" w:author="樊智华" w:date="2025-08-17T08:46:00Z">
        <w:r>
          <w:rPr>
            <w:rFonts w:hint="eastAsia" w:ascii="仿宋" w:hAnsi="仿宋" w:eastAsia="仿宋" w:cs="仿宋"/>
            <w:color w:val="auto"/>
            <w:sz w:val="32"/>
            <w:szCs w:val="32"/>
            <w:highlight w:val="none"/>
            <w:lang w:eastAsia="zh-CN"/>
          </w:rPr>
          <w:t>张立群、</w:t>
        </w:r>
      </w:ins>
      <w:r>
        <w:rPr>
          <w:rFonts w:hint="eastAsia" w:ascii="仿宋" w:hAnsi="仿宋" w:eastAsia="仿宋" w:cs="仿宋"/>
          <w:color w:val="auto"/>
          <w:sz w:val="32"/>
          <w:szCs w:val="32"/>
          <w:highlight w:val="none"/>
        </w:rPr>
        <w:t>姚  冰</w:t>
      </w:r>
      <w:r>
        <w:rPr>
          <w:rFonts w:hint="eastAsia" w:ascii="仿宋" w:hAnsi="仿宋" w:eastAsia="仿宋" w:cs="仿宋"/>
          <w:b w:val="0"/>
          <w:bCs w:val="0"/>
          <w:color w:val="auto"/>
          <w:sz w:val="32"/>
          <w:szCs w:val="32"/>
          <w:lang w:val="en-US" w:eastAsia="zh-CN"/>
        </w:rPr>
        <w:t>、</w:t>
      </w:r>
      <w:r>
        <w:rPr>
          <w:rFonts w:hint="eastAsia" w:ascii="仿宋" w:hAnsi="仿宋" w:eastAsia="仿宋" w:cs="仿宋"/>
          <w:color w:val="auto"/>
          <w:sz w:val="32"/>
          <w:szCs w:val="32"/>
          <w:highlight w:val="none"/>
        </w:rPr>
        <w:t>李  敏</w:t>
      </w:r>
      <w:r>
        <w:rPr>
          <w:rFonts w:hint="eastAsia" w:ascii="仿宋" w:hAnsi="仿宋" w:eastAsia="仿宋" w:cs="仿宋"/>
          <w:b w:val="0"/>
          <w:bCs w:val="0"/>
          <w:color w:val="auto"/>
          <w:sz w:val="32"/>
          <w:szCs w:val="32"/>
          <w:lang w:val="en-US" w:eastAsia="zh-CN"/>
        </w:rPr>
        <w:t>、赵海军、</w:t>
      </w:r>
      <w:r>
        <w:rPr>
          <w:rFonts w:hint="eastAsia" w:ascii="仿宋" w:hAnsi="仿宋" w:eastAsia="仿宋" w:cs="仿宋"/>
          <w:color w:val="auto"/>
          <w:sz w:val="32"/>
          <w:szCs w:val="32"/>
          <w:highlight w:val="none"/>
          <w:lang w:val="en-US" w:eastAsia="zh-CN"/>
        </w:rPr>
        <w:t>贾玉贵</w:t>
      </w:r>
    </w:p>
    <w:p w14:paraId="49FD79F6">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ins w:id="33" w:author="樊智华" w:date="2025-08-17T08:47:00Z"/>
          <w:rFonts w:hint="eastAsia" w:ascii="仿宋" w:hAnsi="仿宋" w:eastAsia="仿宋" w:cs="仿宋"/>
          <w:color w:val="auto"/>
          <w:sz w:val="32"/>
          <w:szCs w:val="32"/>
        </w:rPr>
      </w:pPr>
      <w:r>
        <w:rPr>
          <w:rFonts w:hint="eastAsia" w:ascii="仿宋" w:hAnsi="仿宋" w:eastAsia="仿宋" w:cs="仿宋"/>
          <w:color w:val="auto"/>
          <w:sz w:val="32"/>
          <w:szCs w:val="32"/>
          <w:highlight w:val="none"/>
        </w:rPr>
        <w:t xml:space="preserve">成 </w:t>
      </w:r>
      <w:r>
        <w:rPr>
          <w:rFonts w:hint="eastAsia" w:ascii="仿宋" w:hAnsi="仿宋" w:eastAsia="仿宋" w:cs="仿宋"/>
          <w:color w:val="auto"/>
          <w:sz w:val="32"/>
          <w:szCs w:val="32"/>
          <w:highlight w:val="none"/>
          <w:lang w:val="en-US" w:eastAsia="zh-CN"/>
        </w:rPr>
        <w:t xml:space="preserve"> </w:t>
      </w:r>
      <w:r>
        <w:rPr>
          <w:rFonts w:hint="eastAsia" w:ascii="仿宋" w:hAnsi="仿宋" w:eastAsia="仿宋" w:cs="仿宋"/>
          <w:color w:val="auto"/>
          <w:sz w:val="32"/>
          <w:szCs w:val="32"/>
          <w:highlight w:val="none"/>
        </w:rPr>
        <w:t>员：</w:t>
      </w:r>
      <w:ins w:id="34" w:author="樊智华" w:date="2025-08-17T08:47:00Z">
        <w:r>
          <w:rPr>
            <w:rFonts w:hint="eastAsia" w:ascii="仿宋" w:hAnsi="仿宋" w:eastAsia="仿宋" w:cs="仿宋"/>
            <w:color w:val="auto"/>
            <w:sz w:val="32"/>
            <w:szCs w:val="32"/>
          </w:rPr>
          <w:t>孙  彬</w:t>
        </w:r>
      </w:ins>
      <w:ins w:id="35" w:author="樊智华" w:date="2025-08-17T08:47:00Z">
        <w:r>
          <w:rPr>
            <w:rFonts w:hint="eastAsia" w:ascii="仿宋" w:hAnsi="仿宋" w:eastAsia="仿宋" w:cs="仿宋"/>
            <w:color w:val="auto"/>
            <w:sz w:val="32"/>
            <w:szCs w:val="32"/>
            <w:lang w:val="en-US" w:eastAsia="zh-CN"/>
          </w:rPr>
          <w:t>、</w:t>
        </w:r>
      </w:ins>
      <w:ins w:id="36" w:author="樊智华" w:date="2025-08-17T08:47:00Z">
        <w:r>
          <w:rPr>
            <w:rFonts w:hint="eastAsia" w:ascii="仿宋" w:hAnsi="仿宋" w:eastAsia="仿宋" w:cs="仿宋"/>
            <w:color w:val="auto"/>
            <w:sz w:val="32"/>
            <w:szCs w:val="32"/>
          </w:rPr>
          <w:t>梁建明</w:t>
        </w:r>
      </w:ins>
      <w:ins w:id="37" w:author="樊智华" w:date="2025-08-17T08:47:00Z">
        <w:r>
          <w:rPr>
            <w:rFonts w:hint="eastAsia" w:ascii="仿宋" w:hAnsi="仿宋" w:eastAsia="仿宋" w:cs="仿宋"/>
            <w:color w:val="auto"/>
            <w:sz w:val="32"/>
            <w:szCs w:val="32"/>
            <w:lang w:eastAsia="zh-CN"/>
          </w:rPr>
          <w:t>、</w:t>
        </w:r>
      </w:ins>
      <w:ins w:id="38" w:author="樊智华" w:date="2025-08-17T08:47:00Z">
        <w:r>
          <w:rPr>
            <w:rFonts w:hint="eastAsia" w:ascii="仿宋" w:hAnsi="仿宋" w:eastAsia="仿宋" w:cs="仿宋"/>
            <w:color w:val="auto"/>
            <w:sz w:val="32"/>
            <w:szCs w:val="32"/>
            <w:lang w:val="en-US" w:eastAsia="zh-CN"/>
          </w:rPr>
          <w:t>曹  宇</w:t>
        </w:r>
      </w:ins>
      <w:ins w:id="39" w:author="樊智华" w:date="2025-08-17T08:47:00Z">
        <w:r>
          <w:rPr>
            <w:rFonts w:hint="eastAsia" w:ascii="仿宋" w:hAnsi="仿宋" w:eastAsia="仿宋" w:cs="仿宋"/>
            <w:color w:val="auto"/>
            <w:sz w:val="32"/>
            <w:szCs w:val="32"/>
            <w:lang w:eastAsia="zh-CN"/>
          </w:rPr>
          <w:t>、</w:t>
        </w:r>
      </w:ins>
      <w:ins w:id="40" w:author="樊智华" w:date="2025-08-17T08:47:00Z">
        <w:r>
          <w:rPr>
            <w:rFonts w:hint="eastAsia" w:ascii="仿宋" w:hAnsi="仿宋" w:eastAsia="仿宋" w:cs="仿宋"/>
            <w:color w:val="auto"/>
            <w:sz w:val="32"/>
            <w:szCs w:val="32"/>
          </w:rPr>
          <w:t>王登海</w:t>
        </w:r>
      </w:ins>
      <w:ins w:id="41" w:author="樊智华" w:date="2025-08-17T08:47:00Z">
        <w:r>
          <w:rPr>
            <w:rFonts w:hint="eastAsia" w:ascii="仿宋" w:hAnsi="仿宋" w:eastAsia="仿宋" w:cs="仿宋"/>
            <w:color w:val="auto"/>
            <w:sz w:val="32"/>
            <w:szCs w:val="32"/>
            <w:lang w:val="en-US" w:eastAsia="zh-CN"/>
          </w:rPr>
          <w:t>、</w:t>
        </w:r>
      </w:ins>
      <w:ins w:id="42" w:author="樊智华" w:date="2025-08-17T08:47:00Z">
        <w:r>
          <w:rPr>
            <w:rFonts w:hint="eastAsia" w:ascii="仿宋" w:hAnsi="仿宋" w:eastAsia="仿宋" w:cs="仿宋"/>
            <w:color w:val="auto"/>
            <w:sz w:val="32"/>
            <w:szCs w:val="32"/>
          </w:rPr>
          <w:t>邓大鹏</w:t>
        </w:r>
      </w:ins>
    </w:p>
    <w:p w14:paraId="175A008F">
      <w:pPr>
        <w:keepNext w:val="0"/>
        <w:keepLines w:val="0"/>
        <w:pageBreakBefore w:val="0"/>
        <w:widowControl w:val="0"/>
        <w:kinsoku/>
        <w:wordWrap/>
        <w:overflowPunct/>
        <w:topLinePunct w:val="0"/>
        <w:autoSpaceDE/>
        <w:autoSpaceDN/>
        <w:bidi w:val="0"/>
        <w:adjustRightInd/>
        <w:snapToGrid/>
        <w:spacing w:line="560" w:lineRule="exact"/>
        <w:ind w:left="0" w:leftChars="0" w:firstLine="1920" w:firstLineChars="600"/>
        <w:jc w:val="both"/>
        <w:textAlignment w:val="auto"/>
        <w:rPr>
          <w:ins w:id="43" w:author="樊智华" w:date="2025-08-17T08:47:00Z"/>
          <w:rFonts w:hint="eastAsia" w:ascii="仿宋" w:hAnsi="仿宋" w:eastAsia="仿宋" w:cs="仿宋"/>
          <w:b w:val="0"/>
          <w:bCs w:val="0"/>
          <w:color w:val="auto"/>
          <w:sz w:val="32"/>
          <w:szCs w:val="32"/>
          <w:highlight w:val="none"/>
          <w:lang w:val="en-US"/>
        </w:rPr>
      </w:pPr>
      <w:ins w:id="44" w:author="樊智华" w:date="2025-08-17T08:47:00Z">
        <w:r>
          <w:rPr>
            <w:rFonts w:hint="eastAsia" w:ascii="仿宋" w:hAnsi="仿宋" w:eastAsia="仿宋" w:cs="仿宋"/>
            <w:color w:val="auto"/>
            <w:sz w:val="32"/>
            <w:szCs w:val="32"/>
            <w:lang w:val="en-US" w:eastAsia="zh-CN"/>
          </w:rPr>
          <w:t>刘继文</w:t>
        </w:r>
      </w:ins>
      <w:ins w:id="45" w:author="樊智华" w:date="2025-08-17T08:47:00Z">
        <w:r>
          <w:rPr>
            <w:rFonts w:hint="eastAsia" w:ascii="仿宋" w:hAnsi="仿宋" w:eastAsia="仿宋" w:cs="仿宋"/>
            <w:color w:val="auto"/>
            <w:sz w:val="32"/>
            <w:szCs w:val="32"/>
            <w:lang w:eastAsia="zh-CN"/>
          </w:rPr>
          <w:t>、</w:t>
        </w:r>
      </w:ins>
      <w:ins w:id="46" w:author="樊智华" w:date="2025-08-17T08:47:00Z">
        <w:r>
          <w:rPr>
            <w:rFonts w:hint="eastAsia" w:ascii="仿宋" w:hAnsi="仿宋" w:eastAsia="仿宋" w:cs="仿宋"/>
            <w:b w:val="0"/>
            <w:bCs w:val="0"/>
            <w:color w:val="auto"/>
            <w:sz w:val="32"/>
            <w:szCs w:val="32"/>
            <w:highlight w:val="none"/>
            <w:lang w:val="en-US"/>
          </w:rPr>
          <w:t>董</w:t>
        </w:r>
      </w:ins>
      <w:ins w:id="47" w:author="樊智华" w:date="2025-08-17T08:47:00Z">
        <w:r>
          <w:rPr>
            <w:rFonts w:hint="eastAsia" w:ascii="仿宋" w:hAnsi="仿宋" w:eastAsia="仿宋" w:cs="仿宋"/>
            <w:b w:val="0"/>
            <w:bCs w:val="0"/>
            <w:color w:val="auto"/>
            <w:sz w:val="32"/>
            <w:szCs w:val="32"/>
            <w:highlight w:val="none"/>
            <w:lang w:val="en-US" w:eastAsia="zh-CN"/>
          </w:rPr>
          <w:t xml:space="preserve">  </w:t>
        </w:r>
      </w:ins>
      <w:ins w:id="48" w:author="樊智华" w:date="2025-08-17T08:47:00Z">
        <w:r>
          <w:rPr>
            <w:rFonts w:hint="eastAsia" w:ascii="仿宋" w:hAnsi="仿宋" w:eastAsia="仿宋" w:cs="仿宋"/>
            <w:b w:val="0"/>
            <w:bCs w:val="0"/>
            <w:color w:val="auto"/>
            <w:sz w:val="32"/>
            <w:szCs w:val="32"/>
            <w:highlight w:val="none"/>
            <w:lang w:val="en-US"/>
          </w:rPr>
          <w:t>捷</w:t>
        </w:r>
      </w:ins>
      <w:ins w:id="49" w:author="樊智华" w:date="2025-08-17T08:47:00Z">
        <w:r>
          <w:rPr>
            <w:rFonts w:hint="eastAsia" w:ascii="仿宋" w:hAnsi="仿宋" w:eastAsia="仿宋" w:cs="仿宋"/>
            <w:b w:val="0"/>
            <w:bCs w:val="0"/>
            <w:color w:val="auto"/>
            <w:sz w:val="32"/>
            <w:szCs w:val="32"/>
            <w:highlight w:val="none"/>
            <w:lang w:val="en-US" w:eastAsia="zh-CN"/>
          </w:rPr>
          <w:t>、</w:t>
        </w:r>
      </w:ins>
      <w:ins w:id="50" w:author="樊智华" w:date="2025-08-17T08:47:00Z">
        <w:r>
          <w:rPr>
            <w:rFonts w:hint="eastAsia" w:ascii="仿宋" w:hAnsi="仿宋" w:eastAsia="仿宋" w:cs="仿宋"/>
            <w:b w:val="0"/>
            <w:bCs w:val="0"/>
            <w:color w:val="auto"/>
            <w:sz w:val="32"/>
            <w:szCs w:val="32"/>
            <w:highlight w:val="none"/>
            <w:lang w:val="en-US"/>
          </w:rPr>
          <w:t>王占英</w:t>
        </w:r>
      </w:ins>
      <w:ins w:id="51" w:author="樊智华" w:date="2025-08-17T08:47:00Z">
        <w:r>
          <w:rPr>
            <w:rFonts w:hint="eastAsia" w:ascii="仿宋" w:hAnsi="仿宋" w:eastAsia="仿宋" w:cs="仿宋"/>
            <w:b w:val="0"/>
            <w:bCs w:val="0"/>
            <w:color w:val="auto"/>
            <w:sz w:val="32"/>
            <w:szCs w:val="32"/>
            <w:highlight w:val="none"/>
            <w:lang w:val="en-US" w:eastAsia="zh-CN"/>
          </w:rPr>
          <w:t>、</w:t>
        </w:r>
      </w:ins>
      <w:ins w:id="52" w:author="樊智华" w:date="2025-08-17T08:47:00Z">
        <w:r>
          <w:rPr>
            <w:rFonts w:hint="eastAsia" w:ascii="仿宋" w:hAnsi="仿宋" w:eastAsia="仿宋" w:cs="仿宋"/>
            <w:b w:val="0"/>
            <w:bCs w:val="0"/>
            <w:color w:val="auto"/>
            <w:sz w:val="32"/>
            <w:szCs w:val="32"/>
            <w:highlight w:val="none"/>
            <w:lang w:val="en-US"/>
          </w:rPr>
          <w:t>常</w:t>
        </w:r>
      </w:ins>
      <w:ins w:id="53" w:author="樊智华" w:date="2025-08-17T08:47:00Z">
        <w:r>
          <w:rPr>
            <w:rFonts w:hint="eastAsia" w:ascii="仿宋" w:hAnsi="仿宋" w:eastAsia="仿宋" w:cs="仿宋"/>
            <w:b w:val="0"/>
            <w:bCs w:val="0"/>
            <w:color w:val="auto"/>
            <w:sz w:val="32"/>
            <w:szCs w:val="32"/>
            <w:highlight w:val="none"/>
            <w:lang w:val="en-US" w:eastAsia="zh-CN"/>
          </w:rPr>
          <w:t xml:space="preserve">  </w:t>
        </w:r>
      </w:ins>
      <w:ins w:id="54" w:author="樊智华" w:date="2025-08-17T08:47:00Z">
        <w:r>
          <w:rPr>
            <w:rFonts w:hint="eastAsia" w:ascii="仿宋" w:hAnsi="仿宋" w:eastAsia="仿宋" w:cs="仿宋"/>
            <w:b w:val="0"/>
            <w:bCs w:val="0"/>
            <w:color w:val="auto"/>
            <w:sz w:val="32"/>
            <w:szCs w:val="32"/>
            <w:highlight w:val="none"/>
            <w:lang w:val="en-US"/>
          </w:rPr>
          <w:t>青</w:t>
        </w:r>
      </w:ins>
      <w:ins w:id="55" w:author="樊智华" w:date="2025-08-17T08:47:00Z">
        <w:r>
          <w:rPr>
            <w:rFonts w:hint="eastAsia" w:ascii="仿宋" w:hAnsi="仿宋" w:eastAsia="仿宋" w:cs="仿宋"/>
            <w:b w:val="0"/>
            <w:bCs w:val="0"/>
            <w:color w:val="auto"/>
            <w:sz w:val="32"/>
            <w:szCs w:val="32"/>
            <w:highlight w:val="none"/>
            <w:lang w:val="en-US" w:eastAsia="zh-CN"/>
          </w:rPr>
          <w:t>、林大岵</w:t>
        </w:r>
      </w:ins>
    </w:p>
    <w:p w14:paraId="659E9A0F">
      <w:pPr>
        <w:keepNext w:val="0"/>
        <w:keepLines w:val="0"/>
        <w:pageBreakBefore w:val="0"/>
        <w:widowControl w:val="0"/>
        <w:kinsoku/>
        <w:wordWrap/>
        <w:overflowPunct/>
        <w:topLinePunct w:val="0"/>
        <w:autoSpaceDE/>
        <w:autoSpaceDN/>
        <w:bidi w:val="0"/>
        <w:adjustRightInd/>
        <w:snapToGrid/>
        <w:spacing w:line="560" w:lineRule="exact"/>
        <w:ind w:left="0" w:leftChars="0" w:firstLine="1920" w:firstLineChars="600"/>
        <w:jc w:val="both"/>
        <w:textAlignment w:val="auto"/>
        <w:rPr>
          <w:ins w:id="56" w:author="樊智华" w:date="2025-08-17T08:47:00Z"/>
          <w:rFonts w:hint="eastAsia" w:ascii="仿宋" w:hAnsi="仿宋" w:eastAsia="仿宋" w:cs="仿宋"/>
          <w:b w:val="0"/>
          <w:bCs w:val="0"/>
          <w:color w:val="auto"/>
          <w:sz w:val="32"/>
          <w:szCs w:val="32"/>
          <w:highlight w:val="none"/>
          <w:lang w:val="en-US"/>
        </w:rPr>
      </w:pPr>
      <w:ins w:id="57" w:author="樊智华" w:date="2025-08-17T08:47:00Z">
        <w:r>
          <w:rPr>
            <w:rFonts w:hint="eastAsia" w:ascii="仿宋" w:hAnsi="仿宋" w:eastAsia="仿宋" w:cs="仿宋"/>
            <w:b w:val="0"/>
            <w:bCs w:val="0"/>
            <w:color w:val="auto"/>
            <w:sz w:val="32"/>
            <w:szCs w:val="32"/>
            <w:highlight w:val="none"/>
            <w:lang w:val="en-US"/>
          </w:rPr>
          <w:t>葛立杰</w:t>
        </w:r>
      </w:ins>
      <w:ins w:id="58" w:author="樊智华" w:date="2025-08-17T08:47:00Z">
        <w:r>
          <w:rPr>
            <w:rFonts w:hint="eastAsia" w:ascii="仿宋" w:hAnsi="仿宋" w:eastAsia="仿宋" w:cs="仿宋"/>
            <w:b w:val="0"/>
            <w:bCs w:val="0"/>
            <w:color w:val="auto"/>
            <w:sz w:val="32"/>
            <w:szCs w:val="32"/>
            <w:highlight w:val="none"/>
            <w:lang w:val="en-US" w:eastAsia="zh-CN"/>
          </w:rPr>
          <w:t>、</w:t>
        </w:r>
      </w:ins>
      <w:ins w:id="59" w:author="樊智华" w:date="2025-08-17T08:47:00Z">
        <w:r>
          <w:rPr>
            <w:rFonts w:hint="eastAsia" w:ascii="仿宋" w:hAnsi="仿宋" w:eastAsia="仿宋" w:cs="仿宋"/>
            <w:b w:val="0"/>
            <w:bCs w:val="0"/>
            <w:color w:val="auto"/>
            <w:sz w:val="32"/>
            <w:szCs w:val="32"/>
            <w:highlight w:val="none"/>
            <w:lang w:val="en-US"/>
          </w:rPr>
          <w:t>麻振华</w:t>
        </w:r>
      </w:ins>
      <w:ins w:id="60" w:author="樊智华" w:date="2025-08-17T08:47:00Z">
        <w:r>
          <w:rPr>
            <w:rFonts w:hint="eastAsia" w:ascii="仿宋" w:hAnsi="仿宋" w:eastAsia="仿宋" w:cs="仿宋"/>
            <w:b w:val="0"/>
            <w:bCs w:val="0"/>
            <w:color w:val="auto"/>
            <w:sz w:val="32"/>
            <w:szCs w:val="32"/>
            <w:highlight w:val="none"/>
            <w:lang w:val="en-US" w:eastAsia="zh-CN"/>
          </w:rPr>
          <w:t>、</w:t>
        </w:r>
      </w:ins>
      <w:ins w:id="61" w:author="樊智华" w:date="2025-08-17T08:47:00Z">
        <w:r>
          <w:rPr>
            <w:rFonts w:hint="eastAsia" w:ascii="仿宋" w:hAnsi="仿宋" w:eastAsia="仿宋" w:cs="仿宋"/>
            <w:b w:val="0"/>
            <w:bCs w:val="0"/>
            <w:color w:val="auto"/>
            <w:sz w:val="32"/>
            <w:szCs w:val="32"/>
            <w:highlight w:val="none"/>
            <w:lang w:val="en-US"/>
          </w:rPr>
          <w:t>孙</w:t>
        </w:r>
      </w:ins>
      <w:ins w:id="62" w:author="樊智华" w:date="2025-08-17T08:47:00Z">
        <w:r>
          <w:rPr>
            <w:rFonts w:hint="eastAsia" w:ascii="仿宋" w:hAnsi="仿宋" w:eastAsia="仿宋" w:cs="仿宋"/>
            <w:b w:val="0"/>
            <w:bCs w:val="0"/>
            <w:color w:val="auto"/>
            <w:sz w:val="32"/>
            <w:szCs w:val="32"/>
            <w:highlight w:val="none"/>
          </w:rPr>
          <w:t xml:space="preserve">  </w:t>
        </w:r>
      </w:ins>
      <w:ins w:id="63" w:author="樊智华" w:date="2025-08-17T08:47:00Z">
        <w:r>
          <w:rPr>
            <w:rFonts w:hint="eastAsia" w:ascii="仿宋" w:hAnsi="仿宋" w:eastAsia="仿宋" w:cs="仿宋"/>
            <w:b w:val="0"/>
            <w:bCs w:val="0"/>
            <w:color w:val="auto"/>
            <w:sz w:val="32"/>
            <w:szCs w:val="32"/>
            <w:highlight w:val="none"/>
            <w:lang w:val="en-US"/>
          </w:rPr>
          <w:t>勇</w:t>
        </w:r>
      </w:ins>
      <w:ins w:id="64" w:author="樊智华" w:date="2025-08-17T08:47:00Z">
        <w:r>
          <w:rPr>
            <w:rFonts w:hint="eastAsia" w:ascii="仿宋" w:hAnsi="仿宋" w:eastAsia="仿宋" w:cs="仿宋"/>
            <w:b w:val="0"/>
            <w:bCs w:val="0"/>
            <w:color w:val="auto"/>
            <w:sz w:val="32"/>
            <w:szCs w:val="32"/>
            <w:highlight w:val="none"/>
            <w:lang w:val="en-US" w:eastAsia="zh-CN"/>
          </w:rPr>
          <w:t>、</w:t>
        </w:r>
      </w:ins>
      <w:ins w:id="65" w:author="樊智华" w:date="2025-08-17T08:47:00Z">
        <w:r>
          <w:rPr>
            <w:rFonts w:hint="eastAsia" w:ascii="仿宋" w:hAnsi="仿宋" w:eastAsia="仿宋" w:cs="仿宋"/>
            <w:b w:val="0"/>
            <w:bCs w:val="0"/>
            <w:color w:val="auto"/>
            <w:sz w:val="32"/>
            <w:szCs w:val="32"/>
            <w:highlight w:val="none"/>
            <w:lang w:val="en-US"/>
          </w:rPr>
          <w:t>郝桂珍、温秀梅</w:t>
        </w:r>
      </w:ins>
    </w:p>
    <w:p w14:paraId="7C7C9622">
      <w:pPr>
        <w:keepNext w:val="0"/>
        <w:keepLines w:val="0"/>
        <w:pageBreakBefore w:val="0"/>
        <w:widowControl w:val="0"/>
        <w:kinsoku/>
        <w:wordWrap/>
        <w:overflowPunct/>
        <w:topLinePunct w:val="0"/>
        <w:autoSpaceDE/>
        <w:autoSpaceDN/>
        <w:bidi w:val="0"/>
        <w:adjustRightInd w:val="0"/>
        <w:snapToGrid w:val="0"/>
        <w:spacing w:line="560" w:lineRule="exact"/>
        <w:ind w:firstLine="1920" w:firstLineChars="600"/>
        <w:jc w:val="left"/>
        <w:textAlignment w:val="auto"/>
        <w:rPr>
          <w:rFonts w:hint="default" w:ascii="仿宋" w:hAnsi="仿宋" w:eastAsia="仿宋" w:cs="仿宋"/>
          <w:color w:val="auto"/>
          <w:sz w:val="32"/>
          <w:szCs w:val="32"/>
          <w:highlight w:val="none"/>
          <w:lang w:val="en-US" w:eastAsia="zh-CN"/>
        </w:rPr>
      </w:pPr>
      <w:ins w:id="66" w:author="樊智华" w:date="2025-08-17T08:47:00Z">
        <w:r>
          <w:rPr>
            <w:rFonts w:hint="eastAsia" w:ascii="仿宋" w:hAnsi="仿宋" w:eastAsia="仿宋" w:cs="仿宋"/>
            <w:b w:val="0"/>
            <w:bCs w:val="0"/>
            <w:color w:val="auto"/>
            <w:sz w:val="32"/>
            <w:szCs w:val="32"/>
            <w:highlight w:val="none"/>
            <w:lang w:val="en-US"/>
          </w:rPr>
          <w:t>李佳欣、</w:t>
        </w:r>
      </w:ins>
      <w:ins w:id="67" w:author="樊智华" w:date="2025-08-17T08:47:00Z">
        <w:r>
          <w:rPr>
            <w:rFonts w:hint="eastAsia" w:ascii="仿宋" w:hAnsi="仿宋" w:eastAsia="仿宋" w:cs="仿宋"/>
            <w:b w:val="0"/>
            <w:bCs w:val="0"/>
            <w:color w:val="auto"/>
            <w:sz w:val="32"/>
            <w:szCs w:val="32"/>
            <w:highlight w:val="none"/>
            <w:lang w:val="en-US" w:eastAsia="zh-CN"/>
          </w:rPr>
          <w:t>王  赫、张文海、</w:t>
        </w:r>
      </w:ins>
      <w:ins w:id="68" w:author="樊智华" w:date="2025-08-17T08:47:00Z">
        <w:r>
          <w:rPr>
            <w:rFonts w:hint="eastAsia" w:ascii="仿宋" w:hAnsi="仿宋" w:eastAsia="仿宋" w:cs="仿宋"/>
            <w:b w:val="0"/>
            <w:bCs w:val="0"/>
            <w:color w:val="auto"/>
            <w:sz w:val="32"/>
            <w:szCs w:val="32"/>
            <w:highlight w:val="none"/>
            <w:lang w:eastAsia="zh-CN"/>
          </w:rPr>
          <w:t>闫磊磊</w:t>
        </w:r>
      </w:ins>
      <w:ins w:id="69" w:author="樊智华" w:date="2025-08-17T08:47:00Z">
        <w:r>
          <w:rPr>
            <w:rFonts w:hint="eastAsia" w:ascii="仿宋" w:hAnsi="仿宋" w:eastAsia="仿宋" w:cs="仿宋"/>
            <w:color w:val="auto"/>
            <w:sz w:val="32"/>
            <w:szCs w:val="32"/>
            <w:lang w:val="en-US" w:eastAsia="zh-CN"/>
          </w:rPr>
          <w:t>、</w:t>
        </w:r>
      </w:ins>
      <w:ins w:id="70" w:author="樊智华" w:date="2025-08-17T08:47:00Z">
        <w:r>
          <w:rPr>
            <w:rFonts w:hint="eastAsia" w:ascii="仿宋" w:hAnsi="仿宋" w:eastAsia="仿宋" w:cs="仿宋"/>
            <w:color w:val="auto"/>
            <w:sz w:val="32"/>
            <w:szCs w:val="32"/>
          </w:rPr>
          <w:t>裴宏伟</w:t>
        </w:r>
      </w:ins>
    </w:p>
    <w:p w14:paraId="43CAB1D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left"/>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rPr>
        <w:t>办公室设在教务处</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研究生</w:t>
      </w:r>
      <w:ins w:id="71" w:author="樊智华" w:date="2025-08-17T08:48:00Z">
        <w:r>
          <w:rPr>
            <w:rFonts w:hint="eastAsia" w:ascii="仿宋" w:hAnsi="仿宋" w:eastAsia="仿宋" w:cs="仿宋"/>
            <w:color w:val="auto"/>
            <w:sz w:val="32"/>
            <w:szCs w:val="32"/>
            <w:lang w:eastAsia="zh-CN"/>
          </w:rPr>
          <w:t>部</w:t>
        </w:r>
      </w:ins>
      <w:r>
        <w:rPr>
          <w:rFonts w:hint="eastAsia" w:ascii="仿宋" w:hAnsi="仿宋" w:eastAsia="仿宋" w:cs="仿宋"/>
          <w:color w:val="auto"/>
          <w:sz w:val="32"/>
          <w:szCs w:val="32"/>
        </w:rPr>
        <w:t>、科研处</w:t>
      </w:r>
    </w:p>
    <w:p w14:paraId="2B52BB51">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rPr>
      </w:pPr>
    </w:p>
    <w:p w14:paraId="64DE1F8C">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（三十二）河北建筑工程学院教材管理工作领导小组（成立于2022年6月）</w:t>
      </w:r>
    </w:p>
    <w:p w14:paraId="02281B0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长：翁维素、王建民</w:t>
      </w:r>
    </w:p>
    <w:p w14:paraId="0CE24CC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副组长：张立群、尹万玉、李  敏</w:t>
      </w:r>
    </w:p>
    <w:p w14:paraId="58E6C2D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员：李汉超、王喜明、梁建明、董  捷、王占英</w:t>
      </w:r>
    </w:p>
    <w:p w14:paraId="2625727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常  青、林大岵、葛立杰、麻振华、孙  勇</w:t>
      </w:r>
    </w:p>
    <w:p w14:paraId="324E4B5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郝桂珍、温秀梅、李佳欣、王  赫、张文海</w:t>
      </w:r>
    </w:p>
    <w:p w14:paraId="33EC049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闫磊磊、裴宏伟、王  斌</w:t>
      </w:r>
    </w:p>
    <w:p w14:paraId="46CCBC6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办公室设在教务处</w:t>
      </w:r>
    </w:p>
    <w:p w14:paraId="2966DF0B">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57D4DE41">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（三十三）河北建筑工程学院美育工作领导小组（成立于2023年6月）</w:t>
      </w:r>
    </w:p>
    <w:p w14:paraId="269A9EF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3DB0900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副组长：张立群、赵海军</w:t>
      </w:r>
    </w:p>
    <w:p w14:paraId="0169C9B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zh-CN" w:eastAsia="zh-CN"/>
        </w:rPr>
      </w:pPr>
      <w:r>
        <w:rPr>
          <w:rFonts w:hint="eastAsia" w:ascii="仿宋" w:hAnsi="仿宋" w:eastAsia="仿宋" w:cs="仿宋"/>
          <w:b w:val="0"/>
          <w:bCs w:val="0"/>
          <w:color w:val="auto"/>
          <w:sz w:val="32"/>
          <w:szCs w:val="32"/>
          <w:lang w:val="en-US" w:eastAsia="zh-CN"/>
        </w:rPr>
        <w:t>成  员：王喜明、孙  彬、梁建明、李晓庆、</w:t>
      </w:r>
      <w:r>
        <w:rPr>
          <w:rFonts w:hint="eastAsia" w:ascii="仿宋" w:hAnsi="仿宋" w:eastAsia="仿宋" w:cs="仿宋"/>
          <w:b w:val="0"/>
          <w:bCs w:val="0"/>
          <w:color w:val="auto"/>
          <w:sz w:val="32"/>
          <w:szCs w:val="32"/>
          <w:lang w:val="zh-CN" w:eastAsia="zh-CN"/>
        </w:rPr>
        <w:t>董</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val="zh-CN" w:eastAsia="zh-CN"/>
        </w:rPr>
        <w:t>捷</w:t>
      </w:r>
    </w:p>
    <w:p w14:paraId="0A60E8C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zh-CN" w:eastAsia="zh-CN"/>
        </w:rPr>
      </w:pPr>
      <w:r>
        <w:rPr>
          <w:rFonts w:hint="eastAsia" w:ascii="仿宋" w:hAnsi="仿宋" w:eastAsia="仿宋" w:cs="仿宋"/>
          <w:b w:val="0"/>
          <w:bCs w:val="0"/>
          <w:color w:val="auto"/>
          <w:sz w:val="32"/>
          <w:szCs w:val="32"/>
          <w:lang w:val="zh-CN" w:eastAsia="zh-CN"/>
        </w:rPr>
        <w:t>王占英、常</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val="zh-CN" w:eastAsia="zh-CN"/>
        </w:rPr>
        <w:t>青、</w:t>
      </w:r>
      <w:r>
        <w:rPr>
          <w:rFonts w:hint="eastAsia" w:ascii="仿宋" w:hAnsi="仿宋" w:eastAsia="仿宋" w:cs="仿宋"/>
          <w:b w:val="0"/>
          <w:bCs w:val="0"/>
          <w:color w:val="auto"/>
          <w:sz w:val="32"/>
          <w:szCs w:val="32"/>
          <w:lang w:val="en-US" w:eastAsia="zh-CN"/>
        </w:rPr>
        <w:t>林大岵</w:t>
      </w:r>
      <w:r>
        <w:rPr>
          <w:rFonts w:hint="eastAsia" w:ascii="仿宋" w:hAnsi="仿宋" w:eastAsia="仿宋" w:cs="仿宋"/>
          <w:b w:val="0"/>
          <w:bCs w:val="0"/>
          <w:color w:val="auto"/>
          <w:sz w:val="32"/>
          <w:szCs w:val="32"/>
          <w:lang w:val="zh-CN" w:eastAsia="zh-CN"/>
        </w:rPr>
        <w:t>、葛立杰、麻振华</w:t>
      </w:r>
    </w:p>
    <w:p w14:paraId="403306C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zh-CN" w:eastAsia="zh-CN"/>
        </w:rPr>
        <w:t>孙</w:t>
      </w:r>
      <w:r>
        <w:rPr>
          <w:rFonts w:hint="eastAsia" w:ascii="仿宋" w:hAnsi="仿宋" w:eastAsia="仿宋" w:cs="仿宋"/>
          <w:b w:val="0"/>
          <w:bCs w:val="0"/>
          <w:color w:val="auto"/>
          <w:sz w:val="32"/>
          <w:szCs w:val="32"/>
          <w:lang w:val="en-US" w:eastAsia="zh-CN"/>
        </w:rPr>
        <w:t xml:space="preserve">  </w:t>
      </w:r>
      <w:r>
        <w:rPr>
          <w:rFonts w:hint="eastAsia" w:ascii="仿宋" w:hAnsi="仿宋" w:eastAsia="仿宋" w:cs="仿宋"/>
          <w:b w:val="0"/>
          <w:bCs w:val="0"/>
          <w:color w:val="auto"/>
          <w:sz w:val="32"/>
          <w:szCs w:val="32"/>
          <w:lang w:val="zh-CN" w:eastAsia="zh-CN"/>
        </w:rPr>
        <w:t>勇、郝桂珍、温秀梅、李佳欣、</w:t>
      </w:r>
      <w:r>
        <w:rPr>
          <w:rFonts w:hint="eastAsia" w:ascii="仿宋" w:hAnsi="仿宋" w:eastAsia="仿宋" w:cs="仿宋"/>
          <w:b w:val="0"/>
          <w:bCs w:val="0"/>
          <w:color w:val="auto"/>
          <w:sz w:val="32"/>
          <w:szCs w:val="32"/>
          <w:lang w:val="en-US" w:eastAsia="zh-CN"/>
        </w:rPr>
        <w:t>王  赫</w:t>
      </w:r>
    </w:p>
    <w:p w14:paraId="6F185C2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张文海、闫磊磊</w:t>
      </w:r>
    </w:p>
    <w:p w14:paraId="046F692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办公室设在教务处</w:t>
      </w:r>
    </w:p>
    <w:p w14:paraId="1984B779">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rPr>
      </w:pPr>
    </w:p>
    <w:p w14:paraId="04B6EED6">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（三十四）教学质量与教学改革工程领导小组（成立于2007年12月）</w:t>
      </w:r>
    </w:p>
    <w:p w14:paraId="611876C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690AEED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副组长：姚  冰、张立群</w:t>
      </w:r>
    </w:p>
    <w:p w14:paraId="686E9B7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员：刘  超、梁建明、曹  宇、董  捷、王占英</w:t>
      </w:r>
    </w:p>
    <w:p w14:paraId="78005FC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常  青、林大岵、葛立杰、麻振华、孙  勇</w:t>
      </w:r>
    </w:p>
    <w:p w14:paraId="155AEBF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郝桂珍、温秀梅、李佳欣、闫磊磊、裴宏伟</w:t>
      </w:r>
    </w:p>
    <w:p w14:paraId="0110B9F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毕全超、刘晓群</w:t>
      </w:r>
    </w:p>
    <w:p w14:paraId="5CAAE8F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办公室设在教学质量监督与评估中心</w:t>
      </w:r>
    </w:p>
    <w:p w14:paraId="4EF7C49C">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5B8BD1F0">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（三十五）学术论文学术不端自查和挂名现象清理工作领导小组（成立于2023年6月）</w:t>
      </w:r>
    </w:p>
    <w:p w14:paraId="3155514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长：姚  冰</w:t>
      </w:r>
    </w:p>
    <w:p w14:paraId="36EF004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员：刘  超、梁建明</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曹  宇</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董  捷</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王占英</w:t>
      </w:r>
    </w:p>
    <w:p w14:paraId="78BD884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常  青</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林大岵</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葛立杰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麻振华</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孙  勇</w:t>
      </w:r>
    </w:p>
    <w:p w14:paraId="23DA2FB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郝桂珍</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温秀梅</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李佳欣</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张文海</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闫磊磊</w:t>
      </w:r>
    </w:p>
    <w:p w14:paraId="624C545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裴宏伟</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毕全超</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吕  国</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徐海涛</w:t>
      </w:r>
    </w:p>
    <w:p w14:paraId="765FE7A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办公室设在科研处</w:t>
      </w:r>
    </w:p>
    <w:p w14:paraId="68238096">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594" w:firstLineChars="192"/>
        <w:jc w:val="both"/>
        <w:textAlignment w:val="auto"/>
        <w:rPr>
          <w:rFonts w:hint="eastAsia" w:ascii="楷体" w:hAnsi="楷体" w:eastAsia="楷体" w:cs="楷体"/>
          <w:b/>
          <w:bCs/>
          <w:color w:val="auto"/>
          <w:spacing w:val="-6"/>
          <w:sz w:val="32"/>
          <w:szCs w:val="32"/>
          <w:lang w:val="en-US" w:eastAsia="zh-CN"/>
        </w:rPr>
      </w:pPr>
    </w:p>
    <w:p w14:paraId="01646072">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（三十六）学生食堂饭菜平抑基金领导小组（成立于2022年8月）</w:t>
      </w:r>
    </w:p>
    <w:p w14:paraId="217F8FA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长：姚  冰</w:t>
      </w:r>
    </w:p>
    <w:p w14:paraId="0ACC8A1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员：李汉超、孙  彬、胡万枝、邓大鹏、胡金江</w:t>
      </w:r>
    </w:p>
    <w:p w14:paraId="033E931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么红如</w:t>
      </w:r>
    </w:p>
    <w:p w14:paraId="11E3763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领导小组办公室设在财务处。办公室成员如下：</w:t>
      </w:r>
    </w:p>
    <w:p w14:paraId="7A0591C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主  任：胡万枝</w:t>
      </w:r>
    </w:p>
    <w:p w14:paraId="574F64D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副主任：邓大鹏、孙  彬、么红如</w:t>
      </w:r>
    </w:p>
    <w:p w14:paraId="5D3F4DB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员：财务处、学生工作处、后勤管理处、审计室相关科室负责人</w:t>
      </w:r>
    </w:p>
    <w:p w14:paraId="522B04A5">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574F8692">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（三十七）内部控制领导小组（成立于2025年5月）</w:t>
      </w:r>
    </w:p>
    <w:p w14:paraId="12F5B1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3CDFDB5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副组长：尹万玉、姚  冰、贾玉贵</w:t>
      </w:r>
    </w:p>
    <w:p w14:paraId="54CDBA9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员：李汉超、肖立新、李  杰、孙  彬、刘  超</w:t>
      </w:r>
    </w:p>
    <w:p w14:paraId="15F02D73">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梁建明、曹  宇、胡万枝、王登海、邓大鹏</w:t>
      </w:r>
    </w:p>
    <w:p w14:paraId="7A76B52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吕  国、刘晓群、贾跃然</w:t>
      </w:r>
    </w:p>
    <w:p w14:paraId="089942E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内部控制领导小组下设内部控制建设工作小组，办公室设在财务处；内部控制监督评价小组，办公室设在审计室。</w:t>
      </w:r>
    </w:p>
    <w:p w14:paraId="213F5913">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rPr>
      </w:pPr>
    </w:p>
    <w:p w14:paraId="50A65E1A">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eastAsia="zh-CN"/>
        </w:rPr>
      </w:pPr>
      <w:r>
        <w:rPr>
          <w:rFonts w:hint="eastAsia" w:ascii="楷体" w:hAnsi="楷体" w:eastAsia="楷体" w:cs="楷体"/>
          <w:b/>
          <w:bCs/>
          <w:color w:val="auto"/>
          <w:spacing w:val="-6"/>
          <w:sz w:val="32"/>
          <w:szCs w:val="32"/>
          <w:lang w:eastAsia="zh-CN"/>
        </w:rPr>
        <w:t>（三十</w:t>
      </w:r>
      <w:r>
        <w:rPr>
          <w:rFonts w:hint="eastAsia" w:ascii="楷体" w:hAnsi="楷体" w:eastAsia="楷体" w:cs="楷体"/>
          <w:b/>
          <w:bCs/>
          <w:color w:val="auto"/>
          <w:spacing w:val="-6"/>
          <w:sz w:val="32"/>
          <w:szCs w:val="32"/>
          <w:lang w:val="en-US" w:eastAsia="zh-CN"/>
        </w:rPr>
        <w:t>八</w:t>
      </w:r>
      <w:r>
        <w:rPr>
          <w:rFonts w:hint="eastAsia" w:ascii="楷体" w:hAnsi="楷体" w:eastAsia="楷体" w:cs="楷体"/>
          <w:b/>
          <w:bCs/>
          <w:color w:val="auto"/>
          <w:spacing w:val="-6"/>
          <w:sz w:val="32"/>
          <w:szCs w:val="32"/>
          <w:lang w:eastAsia="zh-CN"/>
        </w:rPr>
        <w:t>）国有资产管理工作领导小组（成立于</w:t>
      </w:r>
      <w:r>
        <w:rPr>
          <w:rFonts w:hint="eastAsia" w:ascii="楷体" w:hAnsi="楷体" w:eastAsia="楷体" w:cs="楷体"/>
          <w:b/>
          <w:bCs/>
          <w:color w:val="auto"/>
          <w:spacing w:val="-6"/>
          <w:sz w:val="32"/>
          <w:szCs w:val="32"/>
          <w:lang w:val="en-US" w:eastAsia="zh-CN"/>
        </w:rPr>
        <w:t>2020年12月24日</w:t>
      </w:r>
      <w:r>
        <w:rPr>
          <w:rFonts w:hint="eastAsia" w:ascii="楷体" w:hAnsi="楷体" w:eastAsia="楷体" w:cs="楷体"/>
          <w:b/>
          <w:bCs/>
          <w:color w:val="auto"/>
          <w:spacing w:val="-6"/>
          <w:sz w:val="32"/>
          <w:szCs w:val="32"/>
          <w:lang w:eastAsia="zh-CN"/>
        </w:rPr>
        <w:t>）</w:t>
      </w:r>
    </w:p>
    <w:p w14:paraId="28DBA1C5">
      <w:pPr>
        <w:keepNext w:val="0"/>
        <w:keepLines w:val="0"/>
        <w:pageBreakBefore w:val="0"/>
        <w:widowControl w:val="0"/>
        <w:kinsoku/>
        <w:wordWrap/>
        <w:overflowPunct/>
        <w:topLinePunct w:val="0"/>
        <w:autoSpaceDE/>
        <w:autoSpaceDN/>
        <w:bidi w:val="0"/>
        <w:adjustRightInd/>
        <w:snapToGrid/>
        <w:spacing w:line="560" w:lineRule="exact"/>
        <w:ind w:firstLine="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val="en-US" w:eastAsia="zh-CN"/>
        </w:rPr>
        <w:t>组  长</w:t>
      </w:r>
      <w:r>
        <w:rPr>
          <w:rFonts w:hint="eastAsia" w:ascii="仿宋" w:hAnsi="仿宋" w:eastAsia="仿宋" w:cs="仿宋"/>
          <w:b w:val="0"/>
          <w:bCs w:val="0"/>
          <w:color w:val="auto"/>
          <w:sz w:val="32"/>
          <w:szCs w:val="32"/>
        </w:rPr>
        <w:t>：王建民</w:t>
      </w:r>
    </w:p>
    <w:p w14:paraId="77390C26">
      <w:pPr>
        <w:keepNext w:val="0"/>
        <w:keepLines w:val="0"/>
        <w:pageBreakBefore w:val="0"/>
        <w:widowControl w:val="0"/>
        <w:kinsoku/>
        <w:wordWrap/>
        <w:overflowPunct/>
        <w:topLinePunct w:val="0"/>
        <w:autoSpaceDE/>
        <w:autoSpaceDN/>
        <w:bidi w:val="0"/>
        <w:adjustRightInd/>
        <w:snapToGrid/>
        <w:spacing w:line="560" w:lineRule="exact"/>
        <w:ind w:firstLine="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w:t>
      </w:r>
      <w:r>
        <w:rPr>
          <w:rFonts w:hint="eastAsia" w:ascii="仿宋" w:hAnsi="仿宋" w:eastAsia="仿宋" w:cs="仿宋"/>
          <w:b w:val="0"/>
          <w:bCs w:val="0"/>
          <w:color w:val="auto"/>
          <w:sz w:val="32"/>
          <w:szCs w:val="32"/>
          <w:lang w:val="en-US" w:eastAsia="zh-CN"/>
        </w:rPr>
        <w:t>组长</w:t>
      </w:r>
      <w:r>
        <w:rPr>
          <w:rFonts w:hint="eastAsia" w:ascii="仿宋" w:hAnsi="仿宋" w:eastAsia="仿宋" w:cs="仿宋"/>
          <w:b w:val="0"/>
          <w:bCs w:val="0"/>
          <w:color w:val="auto"/>
          <w:sz w:val="32"/>
          <w:szCs w:val="32"/>
        </w:rPr>
        <w:t>：张立群、姚  冰、李  敏、赵海军、贾玉贵</w:t>
      </w:r>
    </w:p>
    <w:p w14:paraId="15EB48EA">
      <w:pPr>
        <w:keepNext w:val="0"/>
        <w:keepLines w:val="0"/>
        <w:pageBreakBefore w:val="0"/>
        <w:widowControl w:val="0"/>
        <w:kinsoku/>
        <w:wordWrap/>
        <w:overflowPunct/>
        <w:topLinePunct w:val="0"/>
        <w:autoSpaceDE/>
        <w:autoSpaceDN/>
        <w:bidi w:val="0"/>
        <w:adjustRightInd/>
        <w:snapToGrid/>
        <w:spacing w:line="560" w:lineRule="exact"/>
        <w:ind w:firstLine="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val="en-US" w:eastAsia="zh-CN"/>
        </w:rPr>
        <w:t>成  员</w:t>
      </w:r>
      <w:r>
        <w:rPr>
          <w:rFonts w:hint="eastAsia" w:ascii="仿宋" w:hAnsi="仿宋" w:eastAsia="仿宋" w:cs="仿宋"/>
          <w:b w:val="0"/>
          <w:bCs w:val="0"/>
          <w:color w:val="auto"/>
          <w:sz w:val="32"/>
          <w:szCs w:val="32"/>
        </w:rPr>
        <w:t>：李汉超、李  杰、刘  超、梁建明、曹  宇</w:t>
      </w:r>
    </w:p>
    <w:p w14:paraId="3BAF08C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胡万枝、王登海、邓大鹏、</w:t>
      </w:r>
      <w:r>
        <w:rPr>
          <w:rFonts w:hint="eastAsia" w:ascii="仿宋" w:hAnsi="仿宋" w:eastAsia="仿宋" w:cs="仿宋"/>
          <w:b w:val="0"/>
          <w:bCs w:val="0"/>
          <w:color w:val="auto"/>
          <w:sz w:val="32"/>
          <w:szCs w:val="32"/>
          <w:lang w:val="en-US" w:eastAsia="zh-CN"/>
        </w:rPr>
        <w:t>刘继文</w:t>
      </w:r>
      <w:r>
        <w:rPr>
          <w:rFonts w:hint="eastAsia" w:ascii="仿宋" w:hAnsi="仿宋" w:eastAsia="仿宋" w:cs="仿宋"/>
          <w:b w:val="0"/>
          <w:bCs w:val="0"/>
          <w:color w:val="auto"/>
          <w:sz w:val="32"/>
          <w:szCs w:val="32"/>
        </w:rPr>
        <w:t>、罗  义</w:t>
      </w:r>
    </w:p>
    <w:p w14:paraId="0F2D956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吕  国、刘晓群</w:t>
      </w:r>
      <w:r>
        <w:rPr>
          <w:rFonts w:hint="eastAsia" w:ascii="仿宋" w:hAnsi="仿宋" w:eastAsia="仿宋" w:cs="仿宋"/>
          <w:b w:val="0"/>
          <w:bCs w:val="0"/>
          <w:color w:val="auto"/>
          <w:sz w:val="32"/>
          <w:szCs w:val="32"/>
          <w:lang w:val="en-US" w:eastAsia="zh-CN"/>
        </w:rPr>
        <w:t>、</w:t>
      </w:r>
      <w:r>
        <w:rPr>
          <w:rFonts w:hint="eastAsia" w:ascii="仿宋" w:hAnsi="仿宋" w:eastAsia="仿宋" w:cs="仿宋"/>
          <w:b w:val="0"/>
          <w:bCs w:val="0"/>
          <w:color w:val="auto"/>
          <w:sz w:val="32"/>
          <w:szCs w:val="32"/>
        </w:rPr>
        <w:t>么红如</w:t>
      </w:r>
    </w:p>
    <w:p w14:paraId="77FBA3E1">
      <w:pPr>
        <w:keepNext w:val="0"/>
        <w:keepLines w:val="0"/>
        <w:pageBreakBefore w:val="0"/>
        <w:widowControl w:val="0"/>
        <w:kinsoku/>
        <w:wordWrap/>
        <w:overflowPunct/>
        <w:topLinePunct w:val="0"/>
        <w:autoSpaceDE/>
        <w:autoSpaceDN/>
        <w:bidi w:val="0"/>
        <w:adjustRightInd/>
        <w:snapToGrid/>
        <w:spacing w:line="560" w:lineRule="exact"/>
        <w:ind w:firstLine="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rPr>
        <w:t>办公室设在资产管理处</w:t>
      </w:r>
    </w:p>
    <w:p w14:paraId="767A99A2">
      <w:pPr>
        <w:keepNext w:val="0"/>
        <w:keepLines w:val="0"/>
        <w:pageBreakBefore w:val="0"/>
        <w:widowControl w:val="0"/>
        <w:kinsoku/>
        <w:wordWrap/>
        <w:overflowPunct/>
        <w:topLinePunct w:val="0"/>
        <w:autoSpaceDE/>
        <w:autoSpaceDN/>
        <w:bidi w:val="0"/>
        <w:adjustRightInd/>
        <w:snapToGrid/>
        <w:spacing w:line="400" w:lineRule="exact"/>
        <w:ind w:firstLine="600"/>
        <w:jc w:val="both"/>
        <w:textAlignment w:val="auto"/>
        <w:rPr>
          <w:rFonts w:hint="eastAsia" w:ascii="仿宋" w:hAnsi="仿宋" w:eastAsia="仿宋" w:cs="仿宋"/>
          <w:b w:val="0"/>
          <w:bCs w:val="0"/>
          <w:color w:val="auto"/>
          <w:sz w:val="32"/>
          <w:szCs w:val="32"/>
          <w:lang w:val="en-US" w:eastAsia="zh-CN"/>
        </w:rPr>
      </w:pPr>
    </w:p>
    <w:p w14:paraId="3BD82676">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52" w:firstLineChars="192"/>
        <w:jc w:val="both"/>
        <w:textAlignment w:val="auto"/>
        <w:rPr>
          <w:rFonts w:hint="eastAsia" w:ascii="楷体" w:hAnsi="楷体" w:eastAsia="楷体" w:cs="楷体"/>
          <w:b/>
          <w:bCs/>
          <w:color w:val="auto"/>
          <w:spacing w:val="-6"/>
          <w:sz w:val="32"/>
          <w:szCs w:val="32"/>
          <w:lang w:eastAsia="zh-CN"/>
        </w:rPr>
      </w:pPr>
      <w:r>
        <w:rPr>
          <w:rFonts w:hint="eastAsia" w:ascii="楷体" w:hAnsi="楷体" w:eastAsia="楷体" w:cs="楷体"/>
          <w:b/>
          <w:bCs/>
          <w:color w:val="auto"/>
          <w:spacing w:val="-17"/>
          <w:sz w:val="32"/>
          <w:szCs w:val="32"/>
          <w:lang w:eastAsia="zh-CN"/>
        </w:rPr>
        <w:t>（</w:t>
      </w:r>
      <w:r>
        <w:rPr>
          <w:rFonts w:hint="eastAsia" w:ascii="楷体" w:hAnsi="楷体" w:eastAsia="楷体" w:cs="楷体"/>
          <w:b/>
          <w:bCs/>
          <w:color w:val="auto"/>
          <w:spacing w:val="-17"/>
          <w:sz w:val="32"/>
          <w:szCs w:val="32"/>
          <w:lang w:val="en-US" w:eastAsia="zh-CN"/>
        </w:rPr>
        <w:t>三十九</w:t>
      </w:r>
      <w:r>
        <w:rPr>
          <w:rFonts w:hint="eastAsia" w:ascii="楷体" w:hAnsi="楷体" w:eastAsia="楷体" w:cs="楷体"/>
          <w:b/>
          <w:bCs/>
          <w:color w:val="auto"/>
          <w:spacing w:val="-17"/>
          <w:sz w:val="32"/>
          <w:szCs w:val="32"/>
          <w:lang w:eastAsia="zh-CN"/>
        </w:rPr>
        <w:t>）采购与招投标工作领导小组（成立于</w:t>
      </w:r>
      <w:r>
        <w:rPr>
          <w:rFonts w:hint="eastAsia" w:ascii="楷体" w:hAnsi="楷体" w:eastAsia="楷体" w:cs="楷体"/>
          <w:b/>
          <w:bCs/>
          <w:color w:val="auto"/>
          <w:spacing w:val="-17"/>
          <w:sz w:val="32"/>
          <w:szCs w:val="32"/>
          <w:lang w:val="en-US" w:eastAsia="zh-CN"/>
        </w:rPr>
        <w:t>2021</w:t>
      </w:r>
      <w:r>
        <w:rPr>
          <w:rFonts w:hint="eastAsia" w:ascii="楷体" w:hAnsi="楷体" w:eastAsia="楷体" w:cs="楷体"/>
          <w:b/>
          <w:bCs/>
          <w:color w:val="auto"/>
          <w:spacing w:val="-17"/>
          <w:sz w:val="32"/>
          <w:szCs w:val="32"/>
          <w:lang w:eastAsia="zh-CN"/>
        </w:rPr>
        <w:t>年</w:t>
      </w:r>
      <w:r>
        <w:rPr>
          <w:rFonts w:hint="eastAsia" w:ascii="楷体" w:hAnsi="楷体" w:eastAsia="楷体" w:cs="楷体"/>
          <w:b/>
          <w:bCs/>
          <w:color w:val="auto"/>
          <w:spacing w:val="-17"/>
          <w:sz w:val="32"/>
          <w:szCs w:val="32"/>
          <w:lang w:val="en-US" w:eastAsia="zh-CN"/>
        </w:rPr>
        <w:t>8</w:t>
      </w:r>
      <w:r>
        <w:rPr>
          <w:rFonts w:hint="eastAsia" w:ascii="楷体" w:hAnsi="楷体" w:eastAsia="楷体" w:cs="楷体"/>
          <w:b/>
          <w:bCs/>
          <w:color w:val="auto"/>
          <w:spacing w:val="-17"/>
          <w:sz w:val="32"/>
          <w:szCs w:val="32"/>
          <w:lang w:eastAsia="zh-CN"/>
        </w:rPr>
        <w:t>月）</w:t>
      </w:r>
    </w:p>
    <w:p w14:paraId="4F39BF2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val="en-US" w:eastAsia="zh-CN"/>
        </w:rPr>
        <w:t>组  长</w:t>
      </w:r>
      <w:r>
        <w:rPr>
          <w:rFonts w:hint="eastAsia" w:ascii="仿宋" w:hAnsi="仿宋" w:eastAsia="仿宋" w:cs="仿宋"/>
          <w:b w:val="0"/>
          <w:bCs w:val="0"/>
          <w:color w:val="auto"/>
          <w:sz w:val="32"/>
          <w:szCs w:val="32"/>
        </w:rPr>
        <w:t>：王建民</w:t>
      </w:r>
    </w:p>
    <w:p w14:paraId="03DEA2C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副</w:t>
      </w:r>
      <w:r>
        <w:rPr>
          <w:rFonts w:hint="eastAsia" w:ascii="仿宋" w:hAnsi="仿宋" w:eastAsia="仿宋" w:cs="仿宋"/>
          <w:b w:val="0"/>
          <w:bCs w:val="0"/>
          <w:color w:val="auto"/>
          <w:sz w:val="32"/>
          <w:szCs w:val="32"/>
          <w:lang w:val="en-US" w:eastAsia="zh-CN"/>
        </w:rPr>
        <w:t>组长</w:t>
      </w:r>
      <w:r>
        <w:rPr>
          <w:rFonts w:hint="eastAsia" w:ascii="仿宋" w:hAnsi="仿宋" w:eastAsia="仿宋" w:cs="仿宋"/>
          <w:b w:val="0"/>
          <w:bCs w:val="0"/>
          <w:color w:val="auto"/>
          <w:sz w:val="32"/>
          <w:szCs w:val="32"/>
        </w:rPr>
        <w:t>：张立群、姚  冰、李  敏、赵海军、贾玉贵</w:t>
      </w:r>
    </w:p>
    <w:p w14:paraId="48DA0F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lang w:val="en-US" w:eastAsia="zh-CN"/>
        </w:rPr>
        <w:t>成  员</w:t>
      </w:r>
      <w:r>
        <w:rPr>
          <w:rFonts w:hint="eastAsia" w:ascii="仿宋" w:hAnsi="仿宋" w:eastAsia="仿宋" w:cs="仿宋"/>
          <w:b w:val="0"/>
          <w:bCs w:val="0"/>
          <w:color w:val="auto"/>
          <w:sz w:val="32"/>
          <w:szCs w:val="32"/>
        </w:rPr>
        <w:t>：李汉超、李  杰、梁建明、曹  宇、胡万枝</w:t>
      </w:r>
    </w:p>
    <w:p w14:paraId="585E262D">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王登海、陈  琼、邓大鹏、裴宏伟、吕  国</w:t>
      </w:r>
    </w:p>
    <w:p w14:paraId="7A4A8AE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刘晓群、么红如</w:t>
      </w:r>
    </w:p>
    <w:p w14:paraId="50EC59C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rPr>
        <w:t>办公室设在资产管理处</w:t>
      </w:r>
    </w:p>
    <w:p w14:paraId="6B30D76E">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32E1E6F3">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（四十）校园工程建设领导小组（成立于2011年12月）</w:t>
      </w:r>
    </w:p>
    <w:p w14:paraId="630BA79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eastAsia="zh-CN"/>
        </w:rPr>
        <w:t>王建民</w:t>
      </w:r>
    </w:p>
    <w:p w14:paraId="6F30D57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副组长：</w:t>
      </w:r>
      <w:r>
        <w:rPr>
          <w:rFonts w:hint="eastAsia" w:ascii="仿宋" w:hAnsi="仿宋" w:eastAsia="仿宋" w:cs="仿宋"/>
          <w:b w:val="0"/>
          <w:bCs w:val="0"/>
          <w:color w:val="auto"/>
          <w:sz w:val="32"/>
          <w:szCs w:val="32"/>
          <w:highlight w:val="none"/>
          <w:lang w:val="en-US" w:eastAsia="zh-CN"/>
        </w:rPr>
        <w:t>贾玉贵</w:t>
      </w:r>
    </w:p>
    <w:p w14:paraId="0707412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张立群</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尹万玉</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姚  冰</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李  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赵海军</w:t>
      </w:r>
    </w:p>
    <w:p w14:paraId="2D50E253">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w:t>
      </w:r>
      <w:r>
        <w:rPr>
          <w:rFonts w:hint="eastAsia" w:ascii="仿宋" w:hAnsi="仿宋" w:eastAsia="仿宋" w:cs="仿宋"/>
          <w:b w:val="0"/>
          <w:bCs w:val="0"/>
          <w:color w:val="auto"/>
          <w:sz w:val="32"/>
          <w:szCs w:val="32"/>
          <w:highlight w:val="none"/>
        </w:rPr>
        <w:t>、梁建明、</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王登海</w:t>
      </w:r>
    </w:p>
    <w:p w14:paraId="60E2402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么红如</w:t>
      </w:r>
    </w:p>
    <w:p w14:paraId="00C73A8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eastAsia="zh-CN"/>
        </w:rPr>
        <w:t>后勤管理处</w:t>
      </w:r>
    </w:p>
    <w:p w14:paraId="4959D61C">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p>
    <w:p w14:paraId="0FA34744">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（四十一）预防艾滋病教育领导小组</w:t>
      </w:r>
    </w:p>
    <w:p w14:paraId="7E827C9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组  长：王建民</w:t>
      </w:r>
    </w:p>
    <w:p w14:paraId="4E54CBB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副组长：李  敏、赵海军、贾玉贵</w:t>
      </w:r>
    </w:p>
    <w:p w14:paraId="79F1627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成  员：李汉超、李  杰、孙  彬、胡万枝、邓大鹏</w:t>
      </w:r>
    </w:p>
    <w:p w14:paraId="0182AC3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李晓庆、钟晓春、王  洁、于江利、李海波</w:t>
      </w:r>
    </w:p>
    <w:p w14:paraId="3496B32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杜  鹏、狄巨星、李树新、吴永强、庞  炜</w:t>
      </w:r>
    </w:p>
    <w:p w14:paraId="6B542B5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赵有江、王  赫、裴宏伟</w:t>
      </w:r>
    </w:p>
    <w:p w14:paraId="1C74C192">
      <w:pPr>
        <w:keepNext w:val="0"/>
        <w:keepLines w:val="0"/>
        <w:pageBreakBefore w:val="0"/>
        <w:widowControl w:val="0"/>
        <w:kinsoku/>
        <w:wordWrap/>
        <w:overflowPunct/>
        <w:topLinePunct w:val="0"/>
        <w:autoSpaceDE/>
        <w:autoSpaceDN/>
        <w:bidi w:val="0"/>
        <w:adjustRightInd/>
        <w:snapToGrid/>
        <w:spacing w:line="560" w:lineRule="exact"/>
        <w:ind w:left="1876" w:leftChars="284" w:hanging="1280" w:hangingChars="4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领导小组下设办公室，办公室设后勤管理处</w:t>
      </w:r>
    </w:p>
    <w:p w14:paraId="23C612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eastAsia="zh-CN"/>
        </w:rPr>
      </w:pPr>
    </w:p>
    <w:p w14:paraId="5E6CA2A1">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（四十二）消防安全工作领导小组（成立于1998年6月）</w:t>
      </w:r>
    </w:p>
    <w:p w14:paraId="7BE08E0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组  长：</w:t>
      </w:r>
      <w:r>
        <w:rPr>
          <w:rFonts w:hint="eastAsia" w:ascii="仿宋" w:hAnsi="仿宋" w:eastAsia="仿宋" w:cs="仿宋"/>
          <w:b w:val="0"/>
          <w:bCs w:val="0"/>
          <w:color w:val="auto"/>
          <w:sz w:val="32"/>
          <w:szCs w:val="32"/>
          <w:highlight w:val="none"/>
          <w:lang w:val="en-US" w:eastAsia="zh-CN"/>
        </w:rPr>
        <w:t>贾玉贵</w:t>
      </w:r>
    </w:p>
    <w:p w14:paraId="5B9CF57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成  员：</w:t>
      </w:r>
      <w:r>
        <w:rPr>
          <w:rFonts w:hint="eastAsia" w:ascii="仿宋" w:hAnsi="仿宋" w:eastAsia="仿宋" w:cs="仿宋"/>
          <w:b w:val="0"/>
          <w:bCs w:val="0"/>
          <w:color w:val="auto"/>
          <w:sz w:val="32"/>
          <w:szCs w:val="32"/>
          <w:highlight w:val="none"/>
          <w:lang w:val="en-US" w:eastAsia="zh-CN"/>
        </w:rPr>
        <w:t>李汉超</w:t>
      </w:r>
      <w:r>
        <w:rPr>
          <w:rFonts w:hint="eastAsia" w:ascii="仿宋" w:hAnsi="仿宋" w:eastAsia="仿宋" w:cs="仿宋"/>
          <w:b w:val="0"/>
          <w:bCs w:val="0"/>
          <w:color w:val="auto"/>
          <w:sz w:val="32"/>
          <w:szCs w:val="32"/>
          <w:highlight w:val="none"/>
        </w:rPr>
        <w:t>、梁建明、</w:t>
      </w:r>
      <w:ins w:id="72" w:author="肖瑞雪" w:date="2025-08-17T11:17:00Z">
        <w:r>
          <w:rPr>
            <w:rFonts w:hint="eastAsia" w:ascii="仿宋" w:hAnsi="仿宋" w:eastAsia="仿宋" w:cs="仿宋"/>
            <w:b w:val="0"/>
            <w:bCs w:val="0"/>
            <w:color w:val="auto"/>
            <w:sz w:val="32"/>
            <w:szCs w:val="32"/>
            <w:highlight w:val="none"/>
            <w:lang w:val="en-US" w:eastAsia="zh-CN"/>
          </w:rPr>
          <w:t>曹  宇</w:t>
        </w:r>
      </w:ins>
      <w:ins w:id="73" w:author="肖瑞雪" w:date="2025-08-17T11:18:00Z">
        <w:r>
          <w:rPr>
            <w:rFonts w:hint="eastAsia" w:ascii="仿宋" w:hAnsi="仿宋" w:eastAsia="仿宋" w:cs="仿宋"/>
            <w:b w:val="0"/>
            <w:bCs w:val="0"/>
            <w:color w:val="auto"/>
            <w:sz w:val="32"/>
            <w:szCs w:val="32"/>
            <w:highlight w:val="none"/>
            <w:lang w:val="en-US" w:eastAsia="zh-CN"/>
          </w:rPr>
          <w:t>、</w:t>
        </w:r>
      </w:ins>
      <w:r>
        <w:rPr>
          <w:rFonts w:hint="eastAsia" w:ascii="仿宋" w:hAnsi="仿宋" w:eastAsia="仿宋" w:cs="仿宋"/>
          <w:b w:val="0"/>
          <w:bCs w:val="0"/>
          <w:color w:val="auto"/>
          <w:sz w:val="32"/>
          <w:szCs w:val="32"/>
          <w:highlight w:val="none"/>
          <w:lang w:eastAsia="zh-CN"/>
        </w:rPr>
        <w:t>刘继文、董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p>
    <w:p w14:paraId="74961C0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ins w:id="74" w:author="肖瑞雪" w:date="2025-08-17T11:15:00Z"/>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王占英</w:t>
      </w:r>
      <w:r>
        <w:rPr>
          <w:rFonts w:hint="eastAsia" w:ascii="仿宋" w:hAnsi="仿宋" w:eastAsia="仿宋" w:cs="仿宋"/>
          <w:b w:val="0"/>
          <w:bCs w:val="0"/>
          <w:color w:val="auto"/>
          <w:sz w:val="32"/>
          <w:szCs w:val="32"/>
          <w:highlight w:val="none"/>
          <w:lang w:eastAsia="zh-CN"/>
        </w:rPr>
        <w:t>、</w:t>
      </w:r>
      <w:r>
        <w:rPr>
          <w:rFonts w:hint="eastAsia" w:ascii="仿宋" w:hAnsi="仿宋" w:eastAsia="仿宋" w:cs="仿宋"/>
          <w:b w:val="0"/>
          <w:bCs w:val="0"/>
          <w:color w:val="auto"/>
          <w:sz w:val="32"/>
          <w:szCs w:val="32"/>
          <w:highlight w:val="none"/>
        </w:rPr>
        <w:t>常  青、林大岵、</w:t>
      </w:r>
      <w:r>
        <w:rPr>
          <w:rFonts w:hint="eastAsia" w:ascii="仿宋" w:hAnsi="仿宋" w:eastAsia="仿宋" w:cs="仿宋"/>
          <w:b w:val="0"/>
          <w:bCs w:val="0"/>
          <w:color w:val="auto"/>
          <w:sz w:val="32"/>
          <w:szCs w:val="32"/>
          <w:highlight w:val="none"/>
          <w:lang w:eastAsia="zh-CN"/>
        </w:rPr>
        <w:t>葛立杰</w:t>
      </w:r>
      <w:r>
        <w:rPr>
          <w:rFonts w:hint="eastAsia" w:ascii="仿宋" w:hAnsi="仿宋" w:eastAsia="仿宋" w:cs="仿宋"/>
          <w:b w:val="0"/>
          <w:bCs w:val="0"/>
          <w:color w:val="auto"/>
          <w:sz w:val="32"/>
          <w:szCs w:val="32"/>
          <w:highlight w:val="none"/>
        </w:rPr>
        <w:t>、麻振华</w:t>
      </w:r>
    </w:p>
    <w:p w14:paraId="74569D69">
      <w:pPr>
        <w:keepNext w:val="0"/>
        <w:keepLines w:val="0"/>
        <w:pageBreakBefore w:val="0"/>
        <w:widowControl w:val="0"/>
        <w:kinsoku/>
        <w:wordWrap/>
        <w:overflowPunct/>
        <w:topLinePunct w:val="0"/>
        <w:autoSpaceDE/>
        <w:autoSpaceDN/>
        <w:bidi w:val="0"/>
        <w:adjustRightInd/>
        <w:snapToGrid/>
        <w:spacing w:line="560" w:lineRule="exact"/>
        <w:ind w:firstLine="1800" w:firstLineChars="600"/>
        <w:jc w:val="both"/>
        <w:textAlignment w:val="auto"/>
        <w:rPr>
          <w:rFonts w:hint="eastAsia" w:ascii="仿宋" w:hAnsi="仿宋" w:eastAsia="仿宋" w:cs="仿宋"/>
          <w:b w:val="0"/>
          <w:bCs w:val="0"/>
          <w:color w:val="auto"/>
          <w:sz w:val="32"/>
          <w:szCs w:val="32"/>
          <w:highlight w:val="none"/>
          <w:lang w:val="en-US" w:eastAsia="zh-CN"/>
        </w:rPr>
        <w:pPrChange w:id="75" w:author="肖瑞雪" w:date="2025-08-17T11:16:00Z">
          <w:pPr>
            <w:keepNext w:val="0"/>
            <w:keepLines w:val="0"/>
            <w:pageBreakBefore w:val="0"/>
            <w:widowControl w:val="0"/>
            <w:kinsoku/>
            <w:wordWrap/>
            <w:overflowPunct/>
            <w:topLinePunct w:val="0"/>
            <w:autoSpaceDE/>
            <w:autoSpaceDN/>
            <w:bidi w:val="0"/>
            <w:adjustRightInd/>
            <w:snapToGrid/>
            <w:spacing w:line="400" w:lineRule="exact"/>
            <w:ind w:firstLine="1800" w:firstLineChars="600"/>
            <w:jc w:val="both"/>
            <w:textAlignment w:val="auto"/>
          </w:pPr>
        </w:pPrChange>
      </w:pPr>
      <w:r>
        <w:rPr>
          <w:rFonts w:hint="eastAsia" w:ascii="仿宋" w:hAnsi="仿宋" w:eastAsia="仿宋" w:cs="仿宋"/>
          <w:b w:val="0"/>
          <w:bCs w:val="0"/>
          <w:color w:val="auto"/>
          <w:sz w:val="32"/>
          <w:szCs w:val="32"/>
          <w:highlight w:val="none"/>
        </w:rPr>
        <w:t>孙  勇</w:t>
      </w:r>
      <w:ins w:id="76" w:author="肖瑞雪" w:date="2025-08-17T11:16:00Z">
        <w:r>
          <w:rPr>
            <w:rFonts w:hint="eastAsia" w:ascii="仿宋" w:hAnsi="仿宋" w:eastAsia="仿宋" w:cs="仿宋"/>
            <w:b w:val="0"/>
            <w:bCs w:val="0"/>
            <w:color w:val="auto"/>
            <w:sz w:val="32"/>
            <w:szCs w:val="32"/>
            <w:highlight w:val="none"/>
            <w:lang w:val="en-US" w:eastAsia="zh-CN"/>
          </w:rPr>
          <w:t>、</w:t>
        </w:r>
      </w:ins>
      <w:r>
        <w:rPr>
          <w:rFonts w:hint="eastAsia" w:ascii="仿宋" w:hAnsi="仿宋" w:eastAsia="仿宋" w:cs="仿宋"/>
          <w:b w:val="0"/>
          <w:bCs w:val="0"/>
          <w:color w:val="auto"/>
          <w:sz w:val="32"/>
          <w:szCs w:val="32"/>
          <w:highlight w:val="none"/>
        </w:rPr>
        <w:t>郝桂珍、</w:t>
      </w:r>
      <w:r>
        <w:rPr>
          <w:rFonts w:hint="eastAsia" w:ascii="仿宋" w:hAnsi="仿宋" w:eastAsia="仿宋" w:cs="仿宋"/>
          <w:b w:val="0"/>
          <w:bCs w:val="0"/>
          <w:color w:val="auto"/>
          <w:sz w:val="32"/>
          <w:szCs w:val="32"/>
          <w:highlight w:val="none"/>
          <w:lang w:eastAsia="zh-CN"/>
        </w:rPr>
        <w:t>温秀梅、</w:t>
      </w:r>
      <w:ins w:id="77" w:author="肖瑞雪" w:date="2025-08-17T11:18:00Z">
        <w:r>
          <w:rPr>
            <w:rFonts w:hint="eastAsia" w:ascii="仿宋" w:hAnsi="仿宋" w:eastAsia="仿宋" w:cs="仿宋"/>
            <w:b w:val="0"/>
            <w:bCs w:val="0"/>
            <w:color w:val="auto"/>
            <w:sz w:val="32"/>
            <w:szCs w:val="32"/>
            <w:highlight w:val="none"/>
            <w:lang w:val="en-US" w:eastAsia="zh-CN"/>
          </w:rPr>
          <w:t>李佳欣</w:t>
        </w:r>
      </w:ins>
      <w:ins w:id="78" w:author="肖瑞雪" w:date="2025-08-17T11:16:00Z">
        <w:r>
          <w:rPr>
            <w:rFonts w:hint="eastAsia" w:ascii="仿宋" w:hAnsi="仿宋" w:eastAsia="仿宋" w:cs="仿宋"/>
            <w:b w:val="0"/>
            <w:bCs w:val="0"/>
            <w:color w:val="auto"/>
            <w:sz w:val="32"/>
            <w:szCs w:val="32"/>
            <w:highlight w:val="none"/>
          </w:rPr>
          <w:t>、</w:t>
        </w:r>
      </w:ins>
      <w:ins w:id="79" w:author="肖瑞雪" w:date="2025-08-17T11:17:00Z">
        <w:r>
          <w:rPr>
            <w:rFonts w:hint="eastAsia" w:ascii="仿宋" w:hAnsi="仿宋" w:eastAsia="仿宋" w:cs="仿宋"/>
            <w:b w:val="0"/>
            <w:bCs w:val="0"/>
            <w:color w:val="auto"/>
            <w:sz w:val="32"/>
            <w:szCs w:val="32"/>
            <w:highlight w:val="none"/>
            <w:lang w:val="en-US" w:eastAsia="zh-CN"/>
          </w:rPr>
          <w:t>王  赫</w:t>
        </w:r>
      </w:ins>
    </w:p>
    <w:p w14:paraId="629E2BDD">
      <w:pPr>
        <w:keepNext w:val="0"/>
        <w:keepLines w:val="0"/>
        <w:pageBreakBefore w:val="0"/>
        <w:widowControl w:val="0"/>
        <w:kinsoku/>
        <w:wordWrap/>
        <w:overflowPunct/>
        <w:topLinePunct w:val="0"/>
        <w:autoSpaceDE/>
        <w:autoSpaceDN/>
        <w:bidi w:val="0"/>
        <w:adjustRightInd/>
        <w:snapToGrid/>
        <w:spacing w:line="560" w:lineRule="exact"/>
        <w:ind w:firstLine="1800" w:firstLineChars="600"/>
        <w:jc w:val="both"/>
        <w:textAlignment w:val="auto"/>
        <w:rPr>
          <w:rFonts w:hint="default" w:ascii="仿宋" w:hAnsi="仿宋" w:eastAsia="仿宋" w:cs="仿宋"/>
          <w:b w:val="0"/>
          <w:bCs w:val="0"/>
          <w:color w:val="auto"/>
          <w:sz w:val="32"/>
          <w:szCs w:val="32"/>
          <w:highlight w:val="none"/>
          <w:lang w:val="en-US" w:eastAsia="zh-CN"/>
        </w:rPr>
        <w:pPrChange w:id="80" w:author="肖瑞雪" w:date="2025-08-17T11:16:00Z">
          <w:pPr>
            <w:keepNext w:val="0"/>
            <w:keepLines w:val="0"/>
            <w:pageBreakBefore w:val="0"/>
            <w:widowControl w:val="0"/>
            <w:kinsoku/>
            <w:wordWrap/>
            <w:overflowPunct/>
            <w:topLinePunct w:val="0"/>
            <w:autoSpaceDE/>
            <w:autoSpaceDN/>
            <w:bidi w:val="0"/>
            <w:adjustRightInd/>
            <w:snapToGrid/>
            <w:spacing w:line="400" w:lineRule="exact"/>
            <w:ind w:firstLine="1800" w:firstLineChars="600"/>
            <w:jc w:val="both"/>
            <w:textAlignment w:val="auto"/>
          </w:pPr>
        </w:pPrChange>
      </w:pPr>
      <w:r>
        <w:rPr>
          <w:rFonts w:hint="eastAsia" w:ascii="仿宋" w:hAnsi="仿宋" w:eastAsia="仿宋" w:cs="仿宋"/>
          <w:b w:val="0"/>
          <w:bCs w:val="0"/>
          <w:color w:val="auto"/>
          <w:sz w:val="32"/>
          <w:szCs w:val="32"/>
          <w:highlight w:val="none"/>
        </w:rPr>
        <w:t>闫磊磊、刘晓群</w:t>
      </w:r>
      <w:r>
        <w:rPr>
          <w:rFonts w:hint="eastAsia" w:ascii="仿宋" w:hAnsi="仿宋" w:eastAsia="仿宋" w:cs="仿宋"/>
          <w:b w:val="0"/>
          <w:bCs w:val="0"/>
          <w:color w:val="auto"/>
          <w:sz w:val="32"/>
          <w:szCs w:val="32"/>
          <w:highlight w:val="none"/>
          <w:lang w:eastAsia="zh-CN"/>
        </w:rPr>
        <w:t>、</w:t>
      </w:r>
      <w:ins w:id="81" w:author="肖瑞雪" w:date="2025-08-17T11:17:00Z">
        <w:r>
          <w:rPr>
            <w:rFonts w:hint="eastAsia" w:ascii="仿宋" w:hAnsi="仿宋" w:eastAsia="仿宋" w:cs="仿宋"/>
            <w:b w:val="0"/>
            <w:bCs w:val="0"/>
            <w:color w:val="auto"/>
            <w:sz w:val="32"/>
            <w:szCs w:val="32"/>
            <w:highlight w:val="none"/>
            <w:lang w:val="en-US" w:eastAsia="zh-CN"/>
          </w:rPr>
          <w:t>王  斌</w:t>
        </w:r>
      </w:ins>
    </w:p>
    <w:p w14:paraId="21FEB76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highlight w:val="none"/>
        </w:rPr>
        <w:t>办公室设在</w:t>
      </w:r>
      <w:r>
        <w:rPr>
          <w:rFonts w:hint="eastAsia" w:ascii="仿宋" w:hAnsi="仿宋" w:eastAsia="仿宋" w:cs="仿宋"/>
          <w:b w:val="0"/>
          <w:bCs w:val="0"/>
          <w:color w:val="auto"/>
          <w:sz w:val="32"/>
          <w:szCs w:val="32"/>
          <w:highlight w:val="none"/>
          <w:lang w:val="en-US" w:eastAsia="zh-CN"/>
        </w:rPr>
        <w:t>安全工作</w:t>
      </w:r>
      <w:r>
        <w:rPr>
          <w:rFonts w:hint="eastAsia" w:ascii="仿宋" w:hAnsi="仿宋" w:eastAsia="仿宋" w:cs="仿宋"/>
          <w:b w:val="0"/>
          <w:bCs w:val="0"/>
          <w:color w:val="auto"/>
          <w:sz w:val="32"/>
          <w:szCs w:val="32"/>
          <w:highlight w:val="none"/>
          <w:lang w:eastAsia="zh-CN"/>
        </w:rPr>
        <w:t>处</w:t>
      </w:r>
    </w:p>
    <w:p w14:paraId="70E5B51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eastAsia="zh-CN"/>
        </w:rPr>
      </w:pPr>
    </w:p>
    <w:p w14:paraId="5D9F4C55">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（四十三）国家安全人民防线建设小组（成立于2018年12月）</w:t>
      </w:r>
    </w:p>
    <w:p w14:paraId="65C070E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组  长：翁维素</w:t>
      </w:r>
    </w:p>
    <w:p w14:paraId="1EC6DA0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副组长：</w:t>
      </w:r>
      <w:ins w:id="82" w:author="肖瑞雪" w:date="2025-08-17T11:19:00Z">
        <w:r>
          <w:rPr>
            <w:rFonts w:hint="eastAsia" w:ascii="仿宋" w:hAnsi="仿宋" w:eastAsia="仿宋" w:cs="仿宋"/>
            <w:b w:val="0"/>
            <w:bCs w:val="0"/>
            <w:color w:val="auto"/>
            <w:sz w:val="32"/>
            <w:szCs w:val="32"/>
            <w:highlight w:val="none"/>
            <w:lang w:val="en-US" w:eastAsia="zh-CN"/>
          </w:rPr>
          <w:t>贾玉贵</w:t>
        </w:r>
      </w:ins>
    </w:p>
    <w:p w14:paraId="73F98CF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成  员：李汉超、孙  彬、刘  超、</w:t>
      </w:r>
      <w:ins w:id="83" w:author="肖瑞雪" w:date="2025-08-17T11:20:00Z">
        <w:r>
          <w:rPr>
            <w:rFonts w:hint="eastAsia" w:ascii="仿宋" w:hAnsi="仿宋" w:eastAsia="仿宋" w:cs="仿宋"/>
            <w:b w:val="0"/>
            <w:bCs w:val="0"/>
            <w:color w:val="auto"/>
            <w:sz w:val="32"/>
            <w:szCs w:val="32"/>
            <w:highlight w:val="none"/>
            <w:lang w:val="en-US" w:eastAsia="zh-CN"/>
          </w:rPr>
          <w:t>曹  宇</w:t>
        </w:r>
      </w:ins>
      <w:r>
        <w:rPr>
          <w:rFonts w:hint="eastAsia" w:ascii="仿宋" w:hAnsi="仿宋" w:eastAsia="仿宋" w:cs="仿宋"/>
          <w:b w:val="0"/>
          <w:bCs w:val="0"/>
          <w:color w:val="auto"/>
          <w:sz w:val="32"/>
          <w:szCs w:val="32"/>
          <w:highlight w:val="none"/>
          <w:lang w:val="en-US" w:eastAsia="zh-CN"/>
        </w:rPr>
        <w:t>、刘继文</w:t>
      </w:r>
    </w:p>
    <w:p w14:paraId="3ECBEC7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裴宏伟、徐海涛</w:t>
      </w:r>
    </w:p>
    <w:p w14:paraId="4C1BE73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default" w:ascii="仿宋" w:hAnsi="仿宋" w:eastAsia="仿宋" w:cs="仿宋"/>
          <w:b w:val="0"/>
          <w:bCs w:val="0"/>
          <w:color w:val="auto"/>
          <w:sz w:val="32"/>
          <w:szCs w:val="32"/>
          <w:highlight w:val="none"/>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default" w:ascii="仿宋" w:hAnsi="仿宋" w:eastAsia="仿宋" w:cs="仿宋"/>
          <w:b w:val="0"/>
          <w:bCs w:val="0"/>
          <w:color w:val="auto"/>
          <w:sz w:val="32"/>
          <w:szCs w:val="32"/>
          <w:highlight w:val="none"/>
          <w:lang w:val="en-US" w:eastAsia="zh-CN"/>
        </w:rPr>
        <w:t>办公室</w:t>
      </w:r>
      <w:r>
        <w:rPr>
          <w:rFonts w:hint="eastAsia" w:ascii="仿宋" w:hAnsi="仿宋" w:eastAsia="仿宋" w:cs="仿宋"/>
          <w:b w:val="0"/>
          <w:bCs w:val="0"/>
          <w:color w:val="auto"/>
          <w:sz w:val="32"/>
          <w:szCs w:val="32"/>
          <w:highlight w:val="none"/>
          <w:lang w:val="en-US" w:eastAsia="zh-CN"/>
        </w:rPr>
        <w:t>设立在安全工作处</w:t>
      </w:r>
    </w:p>
    <w:p w14:paraId="6E69C423">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08F29546">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default"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（四十四）食品安全领导小组</w:t>
      </w:r>
    </w:p>
    <w:p w14:paraId="635B8CC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组  长：王建民</w:t>
      </w:r>
    </w:p>
    <w:p w14:paraId="43065E9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ins w:id="84" w:author="樊智华" w:date="2025-08-08T12:38:00Z"/>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副组长：</w:t>
      </w:r>
      <w:ins w:id="85" w:author="肖瑞雪" w:date="2025-08-17T11:20:00Z">
        <w:r>
          <w:rPr>
            <w:rFonts w:hint="eastAsia" w:ascii="仿宋" w:hAnsi="仿宋" w:eastAsia="仿宋" w:cs="仿宋"/>
            <w:b w:val="0"/>
            <w:bCs w:val="0"/>
            <w:color w:val="auto"/>
            <w:sz w:val="32"/>
            <w:szCs w:val="32"/>
            <w:highlight w:val="none"/>
            <w:lang w:val="en-US" w:eastAsia="zh-CN"/>
          </w:rPr>
          <w:t>赵海军、</w:t>
        </w:r>
      </w:ins>
      <w:r>
        <w:rPr>
          <w:rFonts w:hint="eastAsia" w:ascii="仿宋" w:hAnsi="仿宋" w:eastAsia="仿宋" w:cs="仿宋"/>
          <w:b w:val="0"/>
          <w:bCs w:val="0"/>
          <w:color w:val="auto"/>
          <w:sz w:val="32"/>
          <w:szCs w:val="32"/>
          <w:highlight w:val="none"/>
          <w:lang w:val="en-US" w:eastAsia="zh-CN"/>
        </w:rPr>
        <w:t>李  敏、贾玉贵</w:t>
      </w:r>
    </w:p>
    <w:p w14:paraId="0F7F4860">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both"/>
        <w:textAlignment w:val="auto"/>
        <w:rPr>
          <w:ins w:id="87" w:author="樊智华" w:date="2025-08-08T12:39:00Z"/>
          <w:rFonts w:hint="eastAsia" w:ascii="仿宋" w:hAnsi="仿宋" w:eastAsia="仿宋" w:cs="仿宋"/>
          <w:b w:val="0"/>
          <w:bCs w:val="0"/>
          <w:color w:val="auto"/>
          <w:sz w:val="32"/>
          <w:szCs w:val="32"/>
          <w:highlight w:val="none"/>
          <w:lang w:val="en-US" w:eastAsia="zh-CN"/>
        </w:rPr>
        <w:pPrChange w:id="86" w:author="樊智华" w:date="2025-08-08T12:38:00Z">
          <w:pPr>
            <w:keepNext w:val="0"/>
            <w:keepLines w:val="0"/>
            <w:pageBreakBefore w:val="0"/>
            <w:widowControl w:val="0"/>
            <w:kinsoku/>
            <w:wordWrap/>
            <w:overflowPunct/>
            <w:topLinePunct w:val="0"/>
            <w:autoSpaceDE/>
            <w:autoSpaceDN/>
            <w:bidi w:val="0"/>
            <w:adjustRightInd/>
            <w:snapToGrid/>
            <w:spacing w:line="400" w:lineRule="exact"/>
            <w:ind w:firstLine="600" w:firstLineChars="200"/>
            <w:jc w:val="both"/>
            <w:textAlignment w:val="auto"/>
          </w:pPr>
        </w:pPrChange>
      </w:pPr>
      <w:ins w:id="88" w:author="樊智华" w:date="2025-08-08T12:38:00Z">
        <w:r>
          <w:rPr>
            <w:rFonts w:hint="eastAsia" w:ascii="仿宋" w:hAnsi="仿宋" w:eastAsia="仿宋" w:cs="仿宋"/>
            <w:b w:val="0"/>
            <w:bCs w:val="0"/>
            <w:color w:val="auto"/>
            <w:sz w:val="32"/>
            <w:szCs w:val="32"/>
            <w:highlight w:val="none"/>
            <w:lang w:val="en-US" w:eastAsia="zh-CN"/>
          </w:rPr>
          <w:t>成  员：</w:t>
        </w:r>
      </w:ins>
      <w:r>
        <w:rPr>
          <w:rFonts w:hint="eastAsia" w:ascii="仿宋" w:hAnsi="仿宋" w:eastAsia="仿宋" w:cs="仿宋"/>
          <w:b w:val="0"/>
          <w:bCs w:val="0"/>
          <w:color w:val="auto"/>
          <w:sz w:val="32"/>
          <w:szCs w:val="32"/>
          <w:highlight w:val="none"/>
          <w:lang w:val="en-US" w:eastAsia="zh-CN"/>
        </w:rPr>
        <w:t>李汉超、王喜明、李  杰、孙  彬、刘  超</w:t>
      </w:r>
    </w:p>
    <w:p w14:paraId="1140118C">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王登海、刘继文、邓大鹏、钟晓春、王  洁</w:t>
      </w:r>
    </w:p>
    <w:p w14:paraId="6A38A8D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于江利、李海波、杜  鹏、狄巨星、李树新</w:t>
      </w:r>
    </w:p>
    <w:p w14:paraId="24A3D7D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吴永强、庞  炜、赵有江、王  赫、刘建军</w:t>
      </w:r>
    </w:p>
    <w:p w14:paraId="7706B824">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申  静、裴宏</w:t>
      </w:r>
      <w:ins w:id="89" w:author="樊智华" w:date="2025-08-08T12:37:00Z">
        <w:r>
          <w:rPr>
            <w:rFonts w:hint="eastAsia" w:ascii="仿宋" w:hAnsi="仿宋" w:eastAsia="仿宋" w:cs="仿宋"/>
            <w:b w:val="0"/>
            <w:bCs w:val="0"/>
            <w:color w:val="auto"/>
            <w:sz w:val="32"/>
            <w:szCs w:val="32"/>
            <w:highlight w:val="none"/>
            <w:lang w:val="en-US" w:eastAsia="zh-CN"/>
          </w:rPr>
          <w:t>伟</w:t>
        </w:r>
      </w:ins>
    </w:p>
    <w:p w14:paraId="132A6C3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领导小组下设办公室，办公室设在安全工作处</w:t>
      </w:r>
    </w:p>
    <w:p w14:paraId="0870B4DA">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p>
    <w:p w14:paraId="3CAC5325">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（四十五）特种设备使用安全工作领导小组</w:t>
      </w:r>
    </w:p>
    <w:p w14:paraId="0AE4A66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4A2DBF5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副组长：张立群、贾玉贵</w:t>
      </w:r>
    </w:p>
    <w:p w14:paraId="5984320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员：梁建明、邓大鹏、刘继文、董  捷、王占英</w:t>
      </w:r>
    </w:p>
    <w:p w14:paraId="7F91ABA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郝桂珍</w:t>
      </w:r>
    </w:p>
    <w:p w14:paraId="5CA37C1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办公室设在安全工作处</w:t>
      </w:r>
    </w:p>
    <w:p w14:paraId="4BB7BC3F">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489C6628">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（四十六）安全工作领导小组（成立于2024年4月）</w:t>
      </w:r>
    </w:p>
    <w:p w14:paraId="2D20465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长：翁维素</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王建民</w:t>
      </w:r>
    </w:p>
    <w:p w14:paraId="4751659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 xml:space="preserve">常务副组长：贾玉贵  </w:t>
      </w:r>
    </w:p>
    <w:p w14:paraId="1B781E6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副组长：张立群</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尹万玉</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姚</w:t>
      </w:r>
      <w:ins w:id="90" w:author="樊智华" w:date="2025-08-08T12:42:00Z">
        <w:r>
          <w:rPr>
            <w:rFonts w:hint="eastAsia" w:ascii="仿宋" w:hAnsi="仿宋" w:eastAsia="仿宋" w:cs="仿宋"/>
            <w:b w:val="0"/>
            <w:bCs w:val="0"/>
            <w:color w:val="auto"/>
            <w:sz w:val="32"/>
            <w:szCs w:val="32"/>
            <w:lang w:val="en-US" w:eastAsia="zh-CN"/>
          </w:rPr>
          <w:t xml:space="preserve">  </w:t>
        </w:r>
      </w:ins>
      <w:r>
        <w:rPr>
          <w:rFonts w:hint="eastAsia" w:ascii="仿宋" w:hAnsi="仿宋" w:eastAsia="仿宋" w:cs="仿宋"/>
          <w:b w:val="0"/>
          <w:bCs w:val="0"/>
          <w:color w:val="auto"/>
          <w:sz w:val="32"/>
          <w:szCs w:val="32"/>
          <w:lang w:val="en-US" w:eastAsia="zh-CN"/>
        </w:rPr>
        <w:t>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李</w:t>
      </w:r>
      <w:ins w:id="91" w:author="樊智华" w:date="2025-08-08T12:42:00Z">
        <w:r>
          <w:rPr>
            <w:rFonts w:hint="eastAsia" w:ascii="仿宋" w:hAnsi="仿宋" w:eastAsia="仿宋" w:cs="仿宋"/>
            <w:b w:val="0"/>
            <w:bCs w:val="0"/>
            <w:color w:val="auto"/>
            <w:sz w:val="32"/>
            <w:szCs w:val="32"/>
            <w:lang w:val="en-US" w:eastAsia="zh-CN"/>
          </w:rPr>
          <w:t xml:space="preserve">  </w:t>
        </w:r>
      </w:ins>
      <w:r>
        <w:rPr>
          <w:rFonts w:hint="eastAsia" w:ascii="仿宋" w:hAnsi="仿宋" w:eastAsia="仿宋" w:cs="仿宋"/>
          <w:b w:val="0"/>
          <w:bCs w:val="0"/>
          <w:color w:val="auto"/>
          <w:sz w:val="32"/>
          <w:szCs w:val="32"/>
          <w:lang w:val="en-US" w:eastAsia="zh-CN"/>
        </w:rPr>
        <w:t>敏</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 xml:space="preserve">赵海军  </w:t>
      </w:r>
    </w:p>
    <w:p w14:paraId="435A0D8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肖立新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王喜明</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李  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 xml:space="preserve">孙  彬  </w:t>
      </w:r>
    </w:p>
    <w:p w14:paraId="0C500E1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刘  超</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梁建明</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曹  宇</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胡万枝</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 xml:space="preserve">王登海 </w:t>
      </w:r>
    </w:p>
    <w:p w14:paraId="482E37C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邓大鹏</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刘继文</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罗  义</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李晓庆</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钟晓春</w:t>
      </w:r>
    </w:p>
    <w:p w14:paraId="5D80332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董  捷</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  洁</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王占英</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于江利</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常  青</w:t>
      </w:r>
    </w:p>
    <w:p w14:paraId="44D9BCB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李海波</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林大岵</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杜  鹏</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葛立杰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狄巨星</w:t>
      </w:r>
    </w:p>
    <w:p w14:paraId="47E00C1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麻振华</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李树新</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孙  勇</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吴永强</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郝桂珍</w:t>
      </w:r>
    </w:p>
    <w:p w14:paraId="78F32CC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庞  炜</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温秀梅</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赵有江</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李佳欣</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  赫</w:t>
      </w:r>
    </w:p>
    <w:p w14:paraId="70DB215E">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刘建军</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张文海</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申  静</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闫磊磊</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裴宏伟</w:t>
      </w:r>
    </w:p>
    <w:p w14:paraId="5AF3CE3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毕全超</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吕  国</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徐海涛</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刘晓群</w:t>
      </w:r>
      <w:r>
        <w:rPr>
          <w:rFonts w:hint="eastAsia" w:ascii="仿宋" w:hAnsi="仿宋" w:eastAsia="仿宋" w:cs="仿宋"/>
          <w:b w:val="0"/>
          <w:bCs w:val="0"/>
          <w:color w:val="auto"/>
          <w:sz w:val="32"/>
          <w:szCs w:val="32"/>
          <w:highlight w:val="none"/>
          <w:lang w:val="en-US" w:eastAsia="zh-CN"/>
        </w:rPr>
        <w:t>、</w:t>
      </w:r>
      <w:r>
        <w:rPr>
          <w:rFonts w:hint="eastAsia" w:ascii="仿宋" w:hAnsi="仿宋" w:eastAsia="仿宋" w:cs="仿宋"/>
          <w:b w:val="0"/>
          <w:bCs w:val="0"/>
          <w:color w:val="auto"/>
          <w:sz w:val="32"/>
          <w:szCs w:val="32"/>
          <w:lang w:val="en-US" w:eastAsia="zh-CN"/>
        </w:rPr>
        <w:t>王  斌</w:t>
      </w:r>
    </w:p>
    <w:p w14:paraId="7D497FA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办公室设在安全工作处</w:t>
      </w:r>
    </w:p>
    <w:p w14:paraId="441B7976">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0098E54C">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（四十七）卫生与健康工作领导小组（成立于2008年7月，原名为人口与计划生育委员会）</w:t>
      </w:r>
    </w:p>
    <w:p w14:paraId="6AC081D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组  长：翁维素</w:t>
      </w:r>
    </w:p>
    <w:p w14:paraId="05AF47A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副组长：尹万玉</w:t>
      </w:r>
    </w:p>
    <w:p w14:paraId="4E9DF6E0">
      <w:pPr>
        <w:keepNext w:val="0"/>
        <w:keepLines w:val="0"/>
        <w:pageBreakBefore w:val="0"/>
        <w:widowControl w:val="0"/>
        <w:kinsoku/>
        <w:wordWrap/>
        <w:overflowPunct/>
        <w:topLinePunct w:val="0"/>
        <w:autoSpaceDE/>
        <w:autoSpaceDN/>
        <w:bidi w:val="0"/>
        <w:adjustRightInd/>
        <w:snapToGrid/>
        <w:spacing w:line="560" w:lineRule="exact"/>
        <w:ind w:left="263" w:leftChars="125" w:firstLine="320" w:firstLineChars="100"/>
        <w:jc w:val="both"/>
        <w:textAlignment w:val="auto"/>
        <w:rPr>
          <w:ins w:id="92" w:author="樊智华" w:date="2025-08-08T12:40:00Z"/>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成  员：李汉超、肖立新、王喜明、刘</w:t>
      </w:r>
      <w:ins w:id="93" w:author="樊智华" w:date="2025-08-08T12:40:00Z">
        <w:r>
          <w:rPr>
            <w:rFonts w:hint="eastAsia" w:ascii="仿宋" w:hAnsi="仿宋" w:eastAsia="仿宋" w:cs="仿宋"/>
            <w:b w:val="0"/>
            <w:bCs w:val="0"/>
            <w:color w:val="auto"/>
            <w:sz w:val="32"/>
            <w:szCs w:val="32"/>
            <w:highlight w:val="none"/>
            <w:lang w:val="en-US" w:eastAsia="zh-CN"/>
          </w:rPr>
          <w:t xml:space="preserve">  </w:t>
        </w:r>
      </w:ins>
      <w:r>
        <w:rPr>
          <w:rFonts w:hint="eastAsia" w:ascii="仿宋" w:hAnsi="仿宋" w:eastAsia="仿宋" w:cs="仿宋"/>
          <w:b w:val="0"/>
          <w:bCs w:val="0"/>
          <w:color w:val="auto"/>
          <w:sz w:val="32"/>
          <w:szCs w:val="32"/>
          <w:highlight w:val="none"/>
          <w:lang w:val="en-US" w:eastAsia="zh-CN"/>
        </w:rPr>
        <w:t>超、邓大鹏</w:t>
      </w:r>
    </w:p>
    <w:p w14:paraId="16812A43">
      <w:pPr>
        <w:keepNext w:val="0"/>
        <w:keepLines w:val="0"/>
        <w:pageBreakBefore w:val="0"/>
        <w:widowControl w:val="0"/>
        <w:kinsoku/>
        <w:wordWrap/>
        <w:overflowPunct/>
        <w:topLinePunct w:val="0"/>
        <w:autoSpaceDE/>
        <w:autoSpaceDN/>
        <w:bidi w:val="0"/>
        <w:adjustRightInd/>
        <w:snapToGrid/>
        <w:spacing w:line="560" w:lineRule="exact"/>
        <w:ind w:left="263" w:leftChars="125" w:firstLine="1600" w:firstLineChars="5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罗</w:t>
      </w:r>
      <w:ins w:id="94" w:author="樊智华" w:date="2025-08-08T12:39:00Z">
        <w:r>
          <w:rPr>
            <w:rFonts w:hint="eastAsia" w:ascii="仿宋" w:hAnsi="仿宋" w:eastAsia="仿宋" w:cs="仿宋"/>
            <w:b w:val="0"/>
            <w:bCs w:val="0"/>
            <w:color w:val="auto"/>
            <w:sz w:val="32"/>
            <w:szCs w:val="32"/>
            <w:highlight w:val="none"/>
            <w:lang w:val="en-US" w:eastAsia="zh-CN"/>
          </w:rPr>
          <w:t xml:space="preserve">   </w:t>
        </w:r>
      </w:ins>
      <w:r>
        <w:rPr>
          <w:rFonts w:hint="eastAsia" w:ascii="仿宋" w:hAnsi="仿宋" w:eastAsia="仿宋" w:cs="仿宋"/>
          <w:b w:val="0"/>
          <w:bCs w:val="0"/>
          <w:color w:val="auto"/>
          <w:sz w:val="32"/>
          <w:szCs w:val="32"/>
          <w:highlight w:val="none"/>
          <w:lang w:val="en-US" w:eastAsia="zh-CN"/>
        </w:rPr>
        <w:t>义</w:t>
      </w:r>
    </w:p>
    <w:p w14:paraId="1F9C8EE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领导小组下设办公室，办公室设在工会</w:t>
      </w:r>
    </w:p>
    <w:p w14:paraId="56CA85E1">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p>
    <w:p w14:paraId="3C7BD0FF">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（四十八）思想政治理论课建设工作领导小组（成立于2011年4月）</w:t>
      </w:r>
    </w:p>
    <w:p w14:paraId="7E5776E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组  长：翁维素</w:t>
      </w:r>
    </w:p>
    <w:p w14:paraId="34A648D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副组长：王建民、张立群、尹万玉、姚  冰 、李  敏</w:t>
      </w:r>
    </w:p>
    <w:p w14:paraId="64826ACB">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default"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赵海军、贾玉贵</w:t>
      </w:r>
    </w:p>
    <w:p w14:paraId="2DCA9C2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成  员：李汉超、肖立新、王喜明、孙  彬、刘  超</w:t>
      </w:r>
    </w:p>
    <w:p w14:paraId="301B5A6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梁建明、曹  宇、胡万枝、王登海、邓大鹏</w:t>
      </w:r>
    </w:p>
    <w:p w14:paraId="7D121D69">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李晓庆、钟晓春、王  洁、于江利、李海波</w:t>
      </w:r>
    </w:p>
    <w:p w14:paraId="0209CF5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杜  鹏、狄巨星、李树新、吴永强、庞  炜</w:t>
      </w:r>
    </w:p>
    <w:p w14:paraId="7B1418F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赵有江、王  赫、刘建军、张文海、裴宏伟</w:t>
      </w:r>
    </w:p>
    <w:p w14:paraId="0A16875D">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毕全超、吕  国、王  斌</w:t>
      </w:r>
    </w:p>
    <w:p w14:paraId="098EBEA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领导小组下设办公室，办公室设在马克思主义学院</w:t>
      </w:r>
    </w:p>
    <w:p w14:paraId="3D2D6310">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59EE6940">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eastAsia" w:ascii="楷体" w:hAnsi="楷体" w:eastAsia="楷体" w:cs="楷体"/>
          <w:b/>
          <w:bCs/>
          <w:color w:val="auto"/>
          <w:sz w:val="32"/>
          <w:szCs w:val="32"/>
        </w:rPr>
      </w:pPr>
      <w:r>
        <w:rPr>
          <w:rFonts w:hint="eastAsia" w:ascii="楷体" w:hAnsi="楷体" w:eastAsia="楷体" w:cs="楷体"/>
          <w:b/>
          <w:bCs/>
          <w:color w:val="auto"/>
          <w:sz w:val="32"/>
          <w:szCs w:val="32"/>
          <w:lang w:eastAsia="zh-CN"/>
        </w:rPr>
        <w:t>（四十</w:t>
      </w:r>
      <w:r>
        <w:rPr>
          <w:rFonts w:hint="eastAsia" w:ascii="楷体" w:hAnsi="楷体" w:eastAsia="楷体" w:cs="楷体"/>
          <w:b/>
          <w:bCs/>
          <w:color w:val="auto"/>
          <w:sz w:val="32"/>
          <w:szCs w:val="32"/>
          <w:lang w:val="en-US" w:eastAsia="zh-CN"/>
        </w:rPr>
        <w:t>九</w:t>
      </w:r>
      <w:r>
        <w:rPr>
          <w:rFonts w:hint="eastAsia" w:ascii="楷体" w:hAnsi="楷体" w:eastAsia="楷体" w:cs="楷体"/>
          <w:b/>
          <w:bCs/>
          <w:color w:val="auto"/>
          <w:sz w:val="32"/>
          <w:szCs w:val="32"/>
          <w:lang w:eastAsia="zh-CN"/>
        </w:rPr>
        <w:t>）</w:t>
      </w:r>
      <w:r>
        <w:rPr>
          <w:rFonts w:hint="eastAsia" w:ascii="楷体" w:hAnsi="楷体" w:eastAsia="楷体" w:cs="楷体"/>
          <w:b/>
          <w:bCs/>
          <w:color w:val="auto"/>
          <w:sz w:val="32"/>
          <w:szCs w:val="32"/>
        </w:rPr>
        <w:t>学科建设领导小组（成立于2003年12月）</w:t>
      </w:r>
    </w:p>
    <w:p w14:paraId="74A68A7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组</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长：王建民</w:t>
      </w:r>
    </w:p>
    <w:p w14:paraId="0C2F651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zh-CN"/>
        </w:rPr>
        <w:t>副组长：张立群、</w:t>
      </w:r>
      <w:r>
        <w:rPr>
          <w:rFonts w:hint="eastAsia" w:ascii="仿宋" w:hAnsi="仿宋" w:eastAsia="仿宋" w:cs="仿宋"/>
          <w:color w:val="auto"/>
          <w:sz w:val="32"/>
          <w:szCs w:val="32"/>
        </w:rPr>
        <w:t>李  敏</w:t>
      </w:r>
    </w:p>
    <w:p w14:paraId="7EFBB26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成  员：李汉超、刘  超、梁建明、曹  宇、胡万枝</w:t>
      </w:r>
    </w:p>
    <w:p w14:paraId="787595C2">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王登海、董  捷、王占英、常  青、林大岵</w:t>
      </w:r>
    </w:p>
    <w:p w14:paraId="206FA600">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葛立杰、麻振华、孙  勇、郝桂珍、温秀梅</w:t>
      </w:r>
    </w:p>
    <w:p w14:paraId="6B90D000">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李佳欣、王  赫、张文海、裴宏伟、毕全超</w:t>
      </w:r>
    </w:p>
    <w:p w14:paraId="16BD495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lang w:val="zh-CN"/>
        </w:rPr>
        <w:t>办公室设在</w:t>
      </w:r>
      <w:r>
        <w:rPr>
          <w:rFonts w:hint="eastAsia" w:ascii="仿宋" w:hAnsi="仿宋" w:eastAsia="仿宋" w:cs="仿宋"/>
          <w:color w:val="auto"/>
          <w:sz w:val="32"/>
          <w:szCs w:val="32"/>
        </w:rPr>
        <w:t>研究生部</w:t>
      </w:r>
    </w:p>
    <w:p w14:paraId="2EFEE080">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val="en-US" w:eastAsia="zh-CN"/>
        </w:rPr>
      </w:pPr>
    </w:p>
    <w:p w14:paraId="31D77AD9">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75" w:firstLineChars="192"/>
        <w:jc w:val="both"/>
        <w:textAlignment w:val="auto"/>
        <w:rPr>
          <w:rFonts w:hint="eastAsia" w:ascii="楷体" w:hAnsi="楷体" w:eastAsia="楷体" w:cs="楷体"/>
          <w:b/>
          <w:bCs/>
          <w:color w:val="auto"/>
          <w:spacing w:val="-11"/>
          <w:sz w:val="32"/>
          <w:szCs w:val="32"/>
          <w:lang w:eastAsia="zh-CN"/>
        </w:rPr>
      </w:pPr>
      <w:r>
        <w:rPr>
          <w:rFonts w:hint="eastAsia" w:ascii="楷体" w:hAnsi="楷体" w:eastAsia="楷体" w:cs="楷体"/>
          <w:b/>
          <w:bCs/>
          <w:color w:val="auto"/>
          <w:spacing w:val="-11"/>
          <w:sz w:val="32"/>
          <w:szCs w:val="32"/>
          <w:lang w:eastAsia="zh-CN"/>
        </w:rPr>
        <w:t>（</w:t>
      </w:r>
      <w:r>
        <w:rPr>
          <w:rFonts w:hint="eastAsia" w:ascii="楷体" w:hAnsi="楷体" w:eastAsia="楷体" w:cs="楷体"/>
          <w:b/>
          <w:bCs/>
          <w:color w:val="auto"/>
          <w:spacing w:val="-11"/>
          <w:sz w:val="32"/>
          <w:szCs w:val="32"/>
          <w:lang w:val="en-US" w:eastAsia="zh-CN"/>
        </w:rPr>
        <w:t>五十</w:t>
      </w:r>
      <w:r>
        <w:rPr>
          <w:rFonts w:hint="eastAsia" w:ascii="楷体" w:hAnsi="楷体" w:eastAsia="楷体" w:cs="楷体"/>
          <w:b/>
          <w:bCs/>
          <w:color w:val="auto"/>
          <w:spacing w:val="-11"/>
          <w:sz w:val="32"/>
          <w:szCs w:val="32"/>
          <w:lang w:eastAsia="zh-CN"/>
        </w:rPr>
        <w:t>）研究生联合培养基地建设领导小组（</w:t>
      </w:r>
      <w:r>
        <w:rPr>
          <w:rFonts w:hint="eastAsia" w:ascii="楷体" w:hAnsi="楷体" w:eastAsia="楷体" w:cs="楷体"/>
          <w:b/>
          <w:bCs/>
          <w:color w:val="auto"/>
          <w:spacing w:val="-11"/>
          <w:sz w:val="32"/>
          <w:szCs w:val="32"/>
          <w:lang w:val="en-US" w:eastAsia="zh-CN"/>
        </w:rPr>
        <w:t>2020年9月</w:t>
      </w:r>
      <w:r>
        <w:rPr>
          <w:rFonts w:hint="eastAsia" w:ascii="楷体" w:hAnsi="楷体" w:eastAsia="楷体" w:cs="楷体"/>
          <w:b/>
          <w:bCs/>
          <w:color w:val="auto"/>
          <w:spacing w:val="-11"/>
          <w:sz w:val="32"/>
          <w:szCs w:val="32"/>
          <w:lang w:eastAsia="zh-CN"/>
        </w:rPr>
        <w:t>）</w:t>
      </w:r>
    </w:p>
    <w:p w14:paraId="465281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组  长：王建民</w:t>
      </w:r>
    </w:p>
    <w:p w14:paraId="3763545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副组长：李  敏</w:t>
      </w:r>
    </w:p>
    <w:p w14:paraId="7E24811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rPr>
        <w:t>成  员：梁建明、曹  宇、董  捷、</w:t>
      </w:r>
      <w:r>
        <w:rPr>
          <w:rFonts w:hint="eastAsia" w:ascii="仿宋" w:hAnsi="仿宋" w:eastAsia="仿宋" w:cs="仿宋"/>
          <w:color w:val="auto"/>
          <w:sz w:val="32"/>
          <w:szCs w:val="32"/>
          <w:lang w:val="zh-CN"/>
        </w:rPr>
        <w:t>王占英</w:t>
      </w:r>
      <w:r>
        <w:rPr>
          <w:rFonts w:hint="eastAsia" w:ascii="仿宋" w:hAnsi="仿宋" w:eastAsia="仿宋" w:cs="仿宋"/>
          <w:color w:val="auto"/>
          <w:sz w:val="32"/>
          <w:szCs w:val="32"/>
        </w:rPr>
        <w:t>、常  青</w:t>
      </w:r>
    </w:p>
    <w:p w14:paraId="0C005870">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林大岵、葛立杰、麻振华、孙  勇、郝桂珍</w:t>
      </w:r>
    </w:p>
    <w:p w14:paraId="1E89B19F">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zh-CN"/>
        </w:rPr>
        <w:t>温秀梅</w:t>
      </w:r>
      <w:r>
        <w:rPr>
          <w:rFonts w:hint="eastAsia" w:ascii="仿宋" w:hAnsi="仿宋" w:eastAsia="仿宋" w:cs="仿宋"/>
          <w:color w:val="auto"/>
          <w:sz w:val="32"/>
          <w:szCs w:val="32"/>
        </w:rPr>
        <w:t>、裴宏伟</w:t>
      </w:r>
    </w:p>
    <w:p w14:paraId="497C6D1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rPr>
        <w:t>办公室设在研究生部</w:t>
      </w:r>
    </w:p>
    <w:p w14:paraId="5744815F">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61A9325B">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617" w:firstLineChars="192"/>
        <w:jc w:val="both"/>
        <w:textAlignment w:val="auto"/>
        <w:rPr>
          <w:rFonts w:hint="default" w:ascii="楷体" w:hAnsi="楷体" w:eastAsia="楷体" w:cs="楷体"/>
          <w:b/>
          <w:bCs/>
          <w:color w:val="auto"/>
          <w:sz w:val="32"/>
          <w:szCs w:val="32"/>
          <w:lang w:val="en-US" w:eastAsia="zh-CN"/>
        </w:rPr>
      </w:pPr>
      <w:r>
        <w:rPr>
          <w:rFonts w:hint="eastAsia" w:ascii="楷体" w:hAnsi="楷体" w:eastAsia="楷体" w:cs="楷体"/>
          <w:b/>
          <w:bCs/>
          <w:color w:val="auto"/>
          <w:sz w:val="32"/>
          <w:szCs w:val="32"/>
          <w:lang w:eastAsia="zh-CN"/>
        </w:rPr>
        <w:t>（五十</w:t>
      </w:r>
      <w:r>
        <w:rPr>
          <w:rFonts w:hint="eastAsia" w:ascii="楷体" w:hAnsi="楷体" w:eastAsia="楷体" w:cs="楷体"/>
          <w:b/>
          <w:bCs/>
          <w:color w:val="auto"/>
          <w:sz w:val="32"/>
          <w:szCs w:val="32"/>
          <w:lang w:val="en-US" w:eastAsia="zh-CN"/>
        </w:rPr>
        <w:t>一</w:t>
      </w:r>
      <w:r>
        <w:rPr>
          <w:rFonts w:hint="eastAsia" w:ascii="楷体" w:hAnsi="楷体" w:eastAsia="楷体" w:cs="楷体"/>
          <w:b/>
          <w:bCs/>
          <w:color w:val="auto"/>
          <w:sz w:val="32"/>
          <w:szCs w:val="32"/>
          <w:lang w:eastAsia="zh-CN"/>
        </w:rPr>
        <w:t>）研究生奖助工作领导小组（成立于</w:t>
      </w:r>
      <w:r>
        <w:rPr>
          <w:rFonts w:hint="eastAsia" w:ascii="楷体" w:hAnsi="楷体" w:eastAsia="楷体" w:cs="楷体"/>
          <w:b/>
          <w:bCs/>
          <w:color w:val="auto"/>
          <w:sz w:val="32"/>
          <w:szCs w:val="32"/>
          <w:lang w:val="en-US" w:eastAsia="zh-CN"/>
        </w:rPr>
        <w:t>2015年10月</w:t>
      </w:r>
      <w:r>
        <w:rPr>
          <w:rFonts w:hint="eastAsia" w:ascii="楷体" w:hAnsi="楷体" w:eastAsia="楷体" w:cs="楷体"/>
          <w:b/>
          <w:bCs/>
          <w:color w:val="auto"/>
          <w:sz w:val="32"/>
          <w:szCs w:val="32"/>
          <w:lang w:eastAsia="zh-CN"/>
        </w:rPr>
        <w:t>）</w:t>
      </w:r>
    </w:p>
    <w:p w14:paraId="5670546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组  长：王建民</w:t>
      </w:r>
    </w:p>
    <w:p w14:paraId="07E6D23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副组长：李  敏</w:t>
      </w:r>
    </w:p>
    <w:p w14:paraId="59931C9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rPr>
        <w:t>成  员：李  杰、胡万枝、董  捷、</w:t>
      </w:r>
      <w:r>
        <w:rPr>
          <w:rFonts w:hint="eastAsia" w:ascii="仿宋" w:hAnsi="仿宋" w:eastAsia="仿宋" w:cs="仿宋"/>
          <w:color w:val="auto"/>
          <w:sz w:val="32"/>
          <w:szCs w:val="32"/>
          <w:lang w:val="zh-CN"/>
        </w:rPr>
        <w:t>王占英</w:t>
      </w:r>
      <w:r>
        <w:rPr>
          <w:rFonts w:hint="eastAsia" w:ascii="仿宋" w:hAnsi="仿宋" w:eastAsia="仿宋" w:cs="仿宋"/>
          <w:color w:val="auto"/>
          <w:sz w:val="32"/>
          <w:szCs w:val="32"/>
        </w:rPr>
        <w:t>、常  青</w:t>
      </w:r>
    </w:p>
    <w:p w14:paraId="08FEE583">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林大岵、葛立杰、麻振华、孙  勇、郝桂珍</w:t>
      </w:r>
    </w:p>
    <w:p w14:paraId="324B1972">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zh-CN"/>
        </w:rPr>
        <w:t>温秀梅</w:t>
      </w:r>
      <w:r>
        <w:rPr>
          <w:rFonts w:hint="eastAsia" w:ascii="仿宋" w:hAnsi="仿宋" w:eastAsia="仿宋" w:cs="仿宋"/>
          <w:color w:val="auto"/>
          <w:sz w:val="32"/>
          <w:szCs w:val="32"/>
        </w:rPr>
        <w:t>、裴宏伟</w:t>
      </w:r>
    </w:p>
    <w:p w14:paraId="5D68A34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rPr>
        <w:t>办公室设在研究生部</w:t>
      </w:r>
    </w:p>
    <w:p w14:paraId="1A727DEF">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5B719E29">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75" w:firstLineChars="192"/>
        <w:jc w:val="both"/>
        <w:textAlignment w:val="auto"/>
        <w:rPr>
          <w:rFonts w:hint="default" w:ascii="楷体" w:hAnsi="楷体" w:eastAsia="楷体" w:cs="楷体"/>
          <w:b/>
          <w:bCs/>
          <w:color w:val="auto"/>
          <w:spacing w:val="-11"/>
          <w:sz w:val="32"/>
          <w:szCs w:val="32"/>
          <w:lang w:val="en-US" w:eastAsia="zh-CN"/>
        </w:rPr>
      </w:pPr>
      <w:r>
        <w:rPr>
          <w:rFonts w:hint="eastAsia" w:ascii="楷体" w:hAnsi="楷体" w:eastAsia="楷体" w:cs="楷体"/>
          <w:b/>
          <w:bCs/>
          <w:color w:val="auto"/>
          <w:spacing w:val="-11"/>
          <w:sz w:val="32"/>
          <w:szCs w:val="32"/>
          <w:lang w:val="zh-CN"/>
        </w:rPr>
        <w:t>（五十</w:t>
      </w:r>
      <w:r>
        <w:rPr>
          <w:rFonts w:hint="eastAsia" w:ascii="楷体" w:hAnsi="楷体" w:eastAsia="楷体" w:cs="楷体"/>
          <w:b/>
          <w:bCs/>
          <w:color w:val="auto"/>
          <w:spacing w:val="-11"/>
          <w:sz w:val="32"/>
          <w:szCs w:val="32"/>
          <w:lang w:val="en-US" w:eastAsia="zh-CN"/>
        </w:rPr>
        <w:t>二</w:t>
      </w:r>
      <w:r>
        <w:rPr>
          <w:rFonts w:hint="eastAsia" w:ascii="楷体" w:hAnsi="楷体" w:eastAsia="楷体" w:cs="楷体"/>
          <w:b/>
          <w:bCs/>
          <w:color w:val="auto"/>
          <w:spacing w:val="-11"/>
          <w:sz w:val="32"/>
          <w:szCs w:val="32"/>
          <w:lang w:val="zh-CN"/>
        </w:rPr>
        <w:t>）研究生招生录取领导小组</w:t>
      </w:r>
      <w:r>
        <w:rPr>
          <w:rFonts w:hint="eastAsia" w:ascii="楷体" w:hAnsi="楷体" w:eastAsia="楷体" w:cs="楷体"/>
          <w:b/>
          <w:bCs/>
          <w:color w:val="auto"/>
          <w:spacing w:val="-11"/>
          <w:sz w:val="32"/>
          <w:szCs w:val="32"/>
          <w:lang w:eastAsia="zh-CN"/>
        </w:rPr>
        <w:t>（成立于</w:t>
      </w:r>
      <w:r>
        <w:rPr>
          <w:rFonts w:hint="eastAsia" w:ascii="楷体" w:hAnsi="楷体" w:eastAsia="楷体" w:cs="楷体"/>
          <w:b/>
          <w:bCs/>
          <w:color w:val="auto"/>
          <w:spacing w:val="-11"/>
          <w:sz w:val="32"/>
          <w:szCs w:val="32"/>
          <w:lang w:val="en-US" w:eastAsia="zh-CN"/>
        </w:rPr>
        <w:t>2013年11月）</w:t>
      </w:r>
    </w:p>
    <w:p w14:paraId="004BAD7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组</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长：王建民</w:t>
      </w:r>
    </w:p>
    <w:p w14:paraId="4298177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zh-CN"/>
        </w:rPr>
        <w:t>副组长：</w:t>
      </w:r>
      <w:r>
        <w:rPr>
          <w:rFonts w:hint="eastAsia" w:ascii="仿宋" w:hAnsi="仿宋" w:eastAsia="仿宋" w:cs="仿宋"/>
          <w:color w:val="auto"/>
          <w:sz w:val="32"/>
          <w:szCs w:val="32"/>
        </w:rPr>
        <w:t>李  敏</w:t>
      </w:r>
    </w:p>
    <w:p w14:paraId="4D7B590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成</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员：李汉超、王喜明、李</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杰、孙</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彬、梁建明</w:t>
      </w:r>
    </w:p>
    <w:p w14:paraId="64112DB6">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ascii="仿宋" w:hAnsi="仿宋" w:eastAsia="仿宋" w:cs="仿宋"/>
          <w:color w:val="auto"/>
          <w:sz w:val="32"/>
          <w:szCs w:val="32"/>
          <w:lang w:val="zh-CN"/>
        </w:rPr>
      </w:pPr>
      <w:r>
        <w:rPr>
          <w:rFonts w:hint="eastAsia" w:ascii="仿宋" w:hAnsi="仿宋" w:eastAsia="仿宋" w:cs="仿宋"/>
          <w:color w:val="auto"/>
          <w:sz w:val="32"/>
          <w:szCs w:val="32"/>
          <w:lang w:val="zh-CN"/>
        </w:rPr>
        <w:t>曹  宇、</w:t>
      </w:r>
      <w:r>
        <w:rPr>
          <w:rFonts w:hint="eastAsia" w:ascii="仿宋" w:hAnsi="仿宋" w:eastAsia="仿宋" w:cs="仿宋"/>
          <w:color w:val="auto"/>
          <w:sz w:val="32"/>
          <w:szCs w:val="32"/>
        </w:rPr>
        <w:t>胡万枝</w:t>
      </w:r>
      <w:r>
        <w:rPr>
          <w:rFonts w:hint="eastAsia" w:ascii="仿宋" w:hAnsi="仿宋" w:eastAsia="仿宋" w:cs="仿宋"/>
          <w:color w:val="auto"/>
          <w:sz w:val="32"/>
          <w:szCs w:val="32"/>
          <w:lang w:val="zh-CN"/>
        </w:rPr>
        <w:t>、邓大鹏、刘继文、董</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捷</w:t>
      </w:r>
    </w:p>
    <w:p w14:paraId="4DD92544">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ascii="仿宋" w:hAnsi="仿宋" w:eastAsia="仿宋" w:cs="仿宋"/>
          <w:color w:val="auto"/>
          <w:sz w:val="32"/>
          <w:szCs w:val="32"/>
          <w:lang w:val="zh-CN"/>
        </w:rPr>
      </w:pPr>
      <w:r>
        <w:rPr>
          <w:rFonts w:hint="eastAsia" w:ascii="仿宋" w:hAnsi="仿宋" w:eastAsia="仿宋" w:cs="仿宋"/>
          <w:color w:val="auto"/>
          <w:sz w:val="32"/>
          <w:szCs w:val="32"/>
          <w:lang w:val="zh-CN"/>
        </w:rPr>
        <w:t>王占英、常</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青、</w:t>
      </w:r>
      <w:r>
        <w:rPr>
          <w:rFonts w:hint="eastAsia" w:ascii="仿宋" w:hAnsi="仿宋" w:eastAsia="仿宋" w:cs="仿宋"/>
          <w:color w:val="auto"/>
          <w:sz w:val="32"/>
          <w:szCs w:val="32"/>
        </w:rPr>
        <w:t>林大岵</w:t>
      </w:r>
      <w:r>
        <w:rPr>
          <w:rFonts w:hint="eastAsia" w:ascii="仿宋" w:hAnsi="仿宋" w:eastAsia="仿宋" w:cs="仿宋"/>
          <w:color w:val="auto"/>
          <w:sz w:val="32"/>
          <w:szCs w:val="32"/>
          <w:lang w:val="zh-CN"/>
        </w:rPr>
        <w:t>、葛立杰、</w:t>
      </w:r>
      <w:r>
        <w:rPr>
          <w:rFonts w:hint="eastAsia" w:ascii="仿宋" w:hAnsi="仿宋" w:eastAsia="仿宋" w:cs="仿宋"/>
          <w:color w:val="auto"/>
          <w:sz w:val="32"/>
          <w:szCs w:val="32"/>
        </w:rPr>
        <w:t>麻振华</w:t>
      </w:r>
    </w:p>
    <w:p w14:paraId="0211DC91">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ascii="仿宋" w:hAnsi="仿宋" w:eastAsia="仿宋" w:cs="仿宋"/>
          <w:color w:val="auto"/>
          <w:sz w:val="32"/>
          <w:szCs w:val="32"/>
          <w:lang w:val="zh-CN"/>
        </w:rPr>
      </w:pPr>
      <w:r>
        <w:rPr>
          <w:rFonts w:hint="eastAsia" w:ascii="仿宋" w:hAnsi="仿宋" w:eastAsia="仿宋" w:cs="仿宋"/>
          <w:color w:val="auto"/>
          <w:sz w:val="32"/>
          <w:szCs w:val="32"/>
          <w:lang w:val="zh-CN"/>
        </w:rPr>
        <w:t>孙</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勇、郝桂珍、温秀梅、李佳欣、裴宏伟</w:t>
      </w:r>
    </w:p>
    <w:p w14:paraId="0DCE377E">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eastAsia" w:ascii="仿宋" w:hAnsi="仿宋" w:eastAsia="仿宋" w:cs="仿宋"/>
          <w:color w:val="auto"/>
          <w:sz w:val="32"/>
          <w:szCs w:val="32"/>
          <w:lang w:val="zh-CN"/>
        </w:rPr>
      </w:pPr>
      <w:r>
        <w:rPr>
          <w:rFonts w:hint="eastAsia" w:ascii="仿宋" w:hAnsi="仿宋" w:eastAsia="仿宋" w:cs="仿宋"/>
          <w:color w:val="auto"/>
          <w:sz w:val="32"/>
          <w:szCs w:val="32"/>
          <w:lang w:val="zh-CN"/>
        </w:rPr>
        <w:t>吕</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zh-CN"/>
        </w:rPr>
        <w:t>国</w:t>
      </w:r>
    </w:p>
    <w:p w14:paraId="554F1C4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color w:val="auto"/>
          <w:sz w:val="32"/>
          <w:szCs w:val="32"/>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color w:val="auto"/>
          <w:sz w:val="32"/>
          <w:szCs w:val="32"/>
        </w:rPr>
        <w:t>办公室设在研究生部</w:t>
      </w:r>
    </w:p>
    <w:p w14:paraId="1A3B9E03">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lang w:eastAsia="zh-CN"/>
        </w:rPr>
      </w:pPr>
    </w:p>
    <w:p w14:paraId="51E7718E">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28"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23"/>
          <w:sz w:val="32"/>
          <w:szCs w:val="32"/>
          <w:lang w:val="en-US" w:eastAsia="zh-CN"/>
        </w:rPr>
        <w:t>（五十三）网络安全和信息化工作领导小组（成立于2012年3月）</w:t>
      </w:r>
    </w:p>
    <w:p w14:paraId="6AC7E9C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长：翁维素</w:t>
      </w:r>
    </w:p>
    <w:p w14:paraId="13E507B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副组长：王建民、李  敏</w:t>
      </w:r>
    </w:p>
    <w:p w14:paraId="48B1D59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val="en-US" w:eastAsia="zh-CN"/>
        </w:rPr>
        <w:t>成</w:t>
      </w:r>
      <w:r>
        <w:rPr>
          <w:rFonts w:hint="eastAsia" w:ascii="仿宋" w:hAnsi="仿宋" w:eastAsia="仿宋" w:cs="仿宋"/>
          <w:b w:val="0"/>
          <w:bCs w:val="0"/>
          <w:color w:val="auto"/>
          <w:sz w:val="32"/>
          <w:szCs w:val="32"/>
          <w:highlight w:val="none"/>
        </w:rPr>
        <w:t xml:space="preserve">  员</w:t>
      </w:r>
      <w:r>
        <w:rPr>
          <w:rFonts w:hint="eastAsia" w:ascii="仿宋" w:hAnsi="仿宋" w:eastAsia="仿宋" w:cs="仿宋"/>
          <w:b w:val="0"/>
          <w:bCs w:val="0"/>
          <w:color w:val="auto"/>
          <w:sz w:val="32"/>
          <w:szCs w:val="32"/>
          <w:highlight w:val="none"/>
          <w:lang w:eastAsia="zh-CN"/>
        </w:rPr>
        <w:t>：李汉超、肖立新、</w:t>
      </w:r>
      <w:r>
        <w:rPr>
          <w:rFonts w:hint="eastAsia" w:ascii="仿宋" w:hAnsi="仿宋" w:eastAsia="仿宋" w:cs="仿宋"/>
          <w:b w:val="0"/>
          <w:bCs w:val="0"/>
          <w:color w:val="auto"/>
          <w:sz w:val="32"/>
          <w:szCs w:val="32"/>
          <w:highlight w:val="none"/>
          <w:lang w:val="en-US" w:eastAsia="zh-CN"/>
        </w:rPr>
        <w:t>王喜明、</w:t>
      </w:r>
      <w:r>
        <w:rPr>
          <w:rFonts w:hint="eastAsia" w:ascii="仿宋" w:hAnsi="仿宋" w:eastAsia="仿宋" w:cs="仿宋"/>
          <w:b w:val="0"/>
          <w:bCs w:val="0"/>
          <w:color w:val="auto"/>
          <w:sz w:val="32"/>
          <w:szCs w:val="32"/>
          <w:highlight w:val="none"/>
          <w:lang w:eastAsia="zh-CN"/>
        </w:rPr>
        <w:t>李</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杰、孙</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彬</w:t>
      </w:r>
    </w:p>
    <w:p w14:paraId="6801999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刘  超、梁建明、曹  宇</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胡万枝</w:t>
      </w:r>
      <w:r>
        <w:rPr>
          <w:rFonts w:hint="eastAsia" w:ascii="仿宋" w:hAnsi="仿宋" w:eastAsia="仿宋" w:cs="仿宋"/>
          <w:b w:val="0"/>
          <w:bCs w:val="0"/>
          <w:color w:val="auto"/>
          <w:sz w:val="32"/>
          <w:szCs w:val="32"/>
          <w:highlight w:val="none"/>
          <w:lang w:eastAsia="zh-CN"/>
        </w:rPr>
        <w:t>、王登海</w:t>
      </w:r>
    </w:p>
    <w:p w14:paraId="2901A12F">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邓大鹏、</w:t>
      </w:r>
      <w:r>
        <w:rPr>
          <w:rFonts w:hint="eastAsia" w:ascii="仿宋" w:hAnsi="仿宋" w:eastAsia="仿宋" w:cs="仿宋"/>
          <w:b w:val="0"/>
          <w:bCs w:val="0"/>
          <w:color w:val="auto"/>
          <w:sz w:val="32"/>
          <w:szCs w:val="32"/>
          <w:highlight w:val="none"/>
          <w:lang w:val="en-US" w:eastAsia="zh-CN"/>
        </w:rPr>
        <w:t>刘继文、</w:t>
      </w:r>
      <w:r>
        <w:rPr>
          <w:rFonts w:hint="eastAsia" w:ascii="仿宋" w:hAnsi="仿宋" w:eastAsia="仿宋" w:cs="仿宋"/>
          <w:b w:val="0"/>
          <w:bCs w:val="0"/>
          <w:color w:val="auto"/>
          <w:sz w:val="32"/>
          <w:szCs w:val="32"/>
          <w:highlight w:val="none"/>
          <w:lang w:eastAsia="zh-CN"/>
        </w:rPr>
        <w:t>罗  义、李晓庆、董</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捷</w:t>
      </w:r>
    </w:p>
    <w:p w14:paraId="514C4E0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 xml:space="preserve">王占英、常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青、</w:t>
      </w:r>
      <w:r>
        <w:rPr>
          <w:rFonts w:hint="eastAsia" w:ascii="仿宋" w:hAnsi="仿宋" w:eastAsia="仿宋" w:cs="仿宋"/>
          <w:b w:val="0"/>
          <w:bCs w:val="0"/>
          <w:color w:val="auto"/>
          <w:sz w:val="32"/>
          <w:szCs w:val="32"/>
          <w:highlight w:val="none"/>
          <w:lang w:val="en-US" w:eastAsia="zh-CN"/>
        </w:rPr>
        <w:t>林大岵</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eastAsia="zh-CN"/>
        </w:rPr>
        <w:t>葛立杰</w:t>
      </w:r>
      <w:r>
        <w:rPr>
          <w:rFonts w:hint="eastAsia" w:ascii="仿宋" w:hAnsi="仿宋" w:eastAsia="仿宋" w:cs="仿宋"/>
          <w:b w:val="0"/>
          <w:bCs w:val="0"/>
          <w:color w:val="auto"/>
          <w:sz w:val="32"/>
          <w:szCs w:val="32"/>
          <w:highlight w:val="none"/>
        </w:rPr>
        <w:t>、麻振华</w:t>
      </w:r>
    </w:p>
    <w:p w14:paraId="084EC9E0">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rPr>
      </w:pPr>
      <w:r>
        <w:rPr>
          <w:rFonts w:hint="eastAsia" w:ascii="仿宋" w:hAnsi="仿宋" w:eastAsia="仿宋" w:cs="仿宋"/>
          <w:b w:val="0"/>
          <w:bCs w:val="0"/>
          <w:color w:val="auto"/>
          <w:sz w:val="32"/>
          <w:szCs w:val="32"/>
          <w:highlight w:val="none"/>
        </w:rPr>
        <w:t xml:space="preserve">孙 </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rPr>
        <w:t>勇、郝桂珍、李佳欣、</w:t>
      </w:r>
      <w:r>
        <w:rPr>
          <w:rFonts w:hint="eastAsia" w:ascii="仿宋" w:hAnsi="仿宋" w:eastAsia="仿宋" w:cs="仿宋"/>
          <w:b w:val="0"/>
          <w:bCs w:val="0"/>
          <w:color w:val="auto"/>
          <w:sz w:val="32"/>
          <w:szCs w:val="32"/>
          <w:highlight w:val="none"/>
          <w:lang w:eastAsia="zh-CN"/>
        </w:rPr>
        <w:t>温秀梅</w:t>
      </w:r>
      <w:r>
        <w:rPr>
          <w:rFonts w:hint="eastAsia" w:ascii="仿宋" w:hAnsi="仿宋" w:eastAsia="仿宋" w:cs="仿宋"/>
          <w:b w:val="0"/>
          <w:bCs w:val="0"/>
          <w:color w:val="auto"/>
          <w:sz w:val="32"/>
          <w:szCs w:val="32"/>
          <w:highlight w:val="none"/>
        </w:rPr>
        <w:t>、</w:t>
      </w:r>
      <w:r>
        <w:rPr>
          <w:rFonts w:hint="eastAsia" w:ascii="仿宋" w:hAnsi="仿宋" w:eastAsia="仿宋" w:cs="仿宋"/>
          <w:b w:val="0"/>
          <w:bCs w:val="0"/>
          <w:color w:val="auto"/>
          <w:sz w:val="32"/>
          <w:szCs w:val="32"/>
          <w:highlight w:val="none"/>
          <w:lang w:val="en-US" w:eastAsia="zh-CN"/>
        </w:rPr>
        <w:t>王  赫</w:t>
      </w:r>
    </w:p>
    <w:p w14:paraId="07AAE7B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eastAsia="zh-CN"/>
        </w:rPr>
      </w:pPr>
      <w:r>
        <w:rPr>
          <w:rFonts w:hint="eastAsia" w:ascii="仿宋" w:hAnsi="仿宋" w:eastAsia="仿宋" w:cs="仿宋"/>
          <w:b w:val="0"/>
          <w:bCs w:val="0"/>
          <w:color w:val="auto"/>
          <w:sz w:val="32"/>
          <w:szCs w:val="32"/>
          <w:highlight w:val="none"/>
          <w:lang w:eastAsia="zh-CN"/>
        </w:rPr>
        <w:t>张文海、</w:t>
      </w:r>
      <w:r>
        <w:rPr>
          <w:rFonts w:hint="eastAsia" w:ascii="仿宋" w:hAnsi="仿宋" w:eastAsia="仿宋" w:cs="仿宋"/>
          <w:b w:val="0"/>
          <w:bCs w:val="0"/>
          <w:color w:val="auto"/>
          <w:sz w:val="32"/>
          <w:szCs w:val="32"/>
          <w:highlight w:val="none"/>
        </w:rPr>
        <w:t>闫磊磊</w:t>
      </w:r>
      <w:r>
        <w:rPr>
          <w:rFonts w:hint="eastAsia" w:ascii="仿宋" w:hAnsi="仿宋" w:eastAsia="仿宋" w:cs="仿宋"/>
          <w:b w:val="0"/>
          <w:bCs w:val="0"/>
          <w:color w:val="auto"/>
          <w:sz w:val="32"/>
          <w:szCs w:val="32"/>
          <w:highlight w:val="none"/>
          <w:lang w:eastAsia="zh-CN"/>
        </w:rPr>
        <w:t>、裴宏伟、毕全超、吕</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国</w:t>
      </w:r>
    </w:p>
    <w:p w14:paraId="12DA67B8">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eastAsia="zh-CN"/>
        </w:rPr>
        <w:t>徐海涛、</w:t>
      </w:r>
      <w:r>
        <w:rPr>
          <w:rFonts w:hint="eastAsia" w:ascii="仿宋" w:hAnsi="仿宋" w:eastAsia="仿宋" w:cs="仿宋"/>
          <w:b w:val="0"/>
          <w:bCs w:val="0"/>
          <w:color w:val="auto"/>
          <w:sz w:val="32"/>
          <w:szCs w:val="32"/>
          <w:highlight w:val="none"/>
        </w:rPr>
        <w:t>刘晓群、</w:t>
      </w:r>
      <w:r>
        <w:rPr>
          <w:rFonts w:hint="eastAsia" w:ascii="仿宋" w:hAnsi="仿宋" w:eastAsia="仿宋" w:cs="仿宋"/>
          <w:b w:val="0"/>
          <w:bCs w:val="0"/>
          <w:color w:val="auto"/>
          <w:sz w:val="32"/>
          <w:szCs w:val="32"/>
          <w:highlight w:val="none"/>
          <w:lang w:eastAsia="zh-CN"/>
        </w:rPr>
        <w:t>王</w:t>
      </w:r>
      <w:r>
        <w:rPr>
          <w:rFonts w:hint="eastAsia" w:ascii="仿宋" w:hAnsi="仿宋" w:eastAsia="仿宋" w:cs="仿宋"/>
          <w:b w:val="0"/>
          <w:bCs w:val="0"/>
          <w:color w:val="auto"/>
          <w:sz w:val="32"/>
          <w:szCs w:val="32"/>
          <w:highlight w:val="none"/>
          <w:lang w:val="en-US" w:eastAsia="zh-CN"/>
        </w:rPr>
        <w:t xml:space="preserve">  </w:t>
      </w:r>
      <w:r>
        <w:rPr>
          <w:rFonts w:hint="eastAsia" w:ascii="仿宋" w:hAnsi="仿宋" w:eastAsia="仿宋" w:cs="仿宋"/>
          <w:b w:val="0"/>
          <w:bCs w:val="0"/>
          <w:color w:val="auto"/>
          <w:sz w:val="32"/>
          <w:szCs w:val="32"/>
          <w:highlight w:val="none"/>
          <w:lang w:eastAsia="zh-CN"/>
        </w:rPr>
        <w:t>斌</w:t>
      </w:r>
    </w:p>
    <w:p w14:paraId="365BFC9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领导小组下设办公室，办公室设在现代教育技术中心</w:t>
      </w:r>
    </w:p>
    <w:p w14:paraId="6B680052">
      <w:pPr>
        <w:keepNext w:val="0"/>
        <w:keepLines w:val="0"/>
        <w:pageBreakBefore w:val="0"/>
        <w:widowControl w:val="0"/>
        <w:kinsoku/>
        <w:wordWrap/>
        <w:overflowPunct/>
        <w:topLinePunct w:val="0"/>
        <w:autoSpaceDE/>
        <w:autoSpaceDN/>
        <w:bidi w:val="0"/>
        <w:adjustRightInd/>
        <w:snapToGrid/>
        <w:spacing w:line="40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p>
    <w:p w14:paraId="666FB275">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75"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11"/>
          <w:sz w:val="32"/>
          <w:szCs w:val="32"/>
          <w:lang w:val="en-US" w:eastAsia="zh-CN"/>
        </w:rPr>
        <w:t>（五十四）软件正版化工作领导小组（成立于2021年8月）</w:t>
      </w:r>
    </w:p>
    <w:p w14:paraId="5ADB695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44BAA01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副组长：李  敏</w:t>
      </w:r>
    </w:p>
    <w:p w14:paraId="1D89FCE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成  员：李汉超、肖立新、王喜明、李  杰、孙  彬</w:t>
      </w:r>
    </w:p>
    <w:p w14:paraId="79DA5E75">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刘  超、梁建明、曹  宇、胡万枝、王登海</w:t>
      </w:r>
    </w:p>
    <w:p w14:paraId="0197EA31">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邓大鹏、刘继文、罗  义、李晓庆、董  捷</w:t>
      </w:r>
    </w:p>
    <w:p w14:paraId="61EA0A27">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王占英、常  青、林大岵、葛立杰、麻振华</w:t>
      </w:r>
    </w:p>
    <w:p w14:paraId="0C0AB85A">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孙  勇、郝桂珍、温秀梅、李佳欣、王  赫</w:t>
      </w:r>
    </w:p>
    <w:p w14:paraId="0AC273E2">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张文海、闫磊磊、裴宏伟、毕全超、吕  国</w:t>
      </w:r>
    </w:p>
    <w:p w14:paraId="37690966">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徐海涛、刘晓群、王  斌</w:t>
      </w:r>
    </w:p>
    <w:p w14:paraId="1767A7F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highlight w:val="none"/>
          <w:lang w:val="en-US" w:eastAsia="zh-CN"/>
        </w:rPr>
      </w:pPr>
      <w:r>
        <w:rPr>
          <w:rFonts w:hint="eastAsia" w:ascii="仿宋" w:hAnsi="仿宋" w:eastAsia="仿宋" w:cs="仿宋"/>
          <w:b w:val="0"/>
          <w:bCs w:val="0"/>
          <w:color w:val="auto"/>
          <w:sz w:val="32"/>
          <w:szCs w:val="32"/>
          <w:highlight w:val="none"/>
          <w:lang w:val="en-US" w:eastAsia="zh-CN"/>
        </w:rPr>
        <w:t>领导小组下设办公室，</w:t>
      </w:r>
      <w:r>
        <w:rPr>
          <w:rFonts w:hint="eastAsia" w:ascii="仿宋" w:hAnsi="仿宋" w:eastAsia="仿宋" w:cs="仿宋"/>
          <w:b w:val="0"/>
          <w:bCs w:val="0"/>
          <w:color w:val="auto"/>
          <w:sz w:val="32"/>
          <w:szCs w:val="32"/>
          <w:highlight w:val="none"/>
          <w:lang w:eastAsia="zh-CN"/>
        </w:rPr>
        <w:t>办公室</w:t>
      </w:r>
      <w:r>
        <w:rPr>
          <w:rFonts w:hint="eastAsia" w:ascii="仿宋" w:hAnsi="仿宋" w:eastAsia="仿宋" w:cs="仿宋"/>
          <w:b w:val="0"/>
          <w:bCs w:val="0"/>
          <w:color w:val="auto"/>
          <w:sz w:val="32"/>
          <w:szCs w:val="32"/>
          <w:highlight w:val="none"/>
        </w:rPr>
        <w:t>设在</w:t>
      </w:r>
      <w:r>
        <w:rPr>
          <w:rFonts w:hint="eastAsia" w:ascii="仿宋" w:hAnsi="仿宋" w:eastAsia="仿宋" w:cs="仿宋"/>
          <w:b w:val="0"/>
          <w:bCs w:val="0"/>
          <w:color w:val="auto"/>
          <w:sz w:val="32"/>
          <w:szCs w:val="32"/>
          <w:highlight w:val="none"/>
          <w:lang w:val="en-US" w:eastAsia="zh-CN"/>
        </w:rPr>
        <w:t>现代教育技术中心</w:t>
      </w:r>
    </w:p>
    <w:p w14:paraId="4F833A3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b w:val="0"/>
          <w:bCs w:val="0"/>
          <w:color w:val="auto"/>
          <w:sz w:val="32"/>
          <w:szCs w:val="32"/>
          <w:lang w:eastAsia="zh-CN"/>
        </w:rPr>
      </w:pPr>
    </w:p>
    <w:p w14:paraId="26DDFD0C">
      <w:pPr>
        <w:keepNext w:val="0"/>
        <w:keepLines w:val="0"/>
        <w:pageBreakBefore w:val="0"/>
        <w:widowControl w:val="0"/>
        <w:tabs>
          <w:tab w:val="left" w:pos="0"/>
        </w:tabs>
        <w:kinsoku/>
        <w:wordWrap/>
        <w:overflowPunct/>
        <w:topLinePunct w:val="0"/>
        <w:autoSpaceDE/>
        <w:autoSpaceDN/>
        <w:bidi w:val="0"/>
        <w:adjustRightInd/>
        <w:snapToGrid/>
        <w:spacing w:line="52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（五十五）外事工作领导小组（成立于1998年6月）</w:t>
      </w:r>
    </w:p>
    <w:p w14:paraId="3502E751">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794EF40C">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副组长：姚  冰</w:t>
      </w:r>
    </w:p>
    <w:p w14:paraId="1DB39688">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员：李汉超、肖立新、王喜明、孙  彬、刘  超</w:t>
      </w:r>
    </w:p>
    <w:p w14:paraId="6D358A19">
      <w:pPr>
        <w:keepNext w:val="0"/>
        <w:keepLines w:val="0"/>
        <w:pageBreakBefore w:val="0"/>
        <w:widowControl w:val="0"/>
        <w:kinsoku/>
        <w:wordWrap/>
        <w:overflowPunct/>
        <w:topLinePunct w:val="0"/>
        <w:autoSpaceDE/>
        <w:autoSpaceDN/>
        <w:bidi w:val="0"/>
        <w:adjustRightInd/>
        <w:snapToGrid/>
        <w:spacing w:line="52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梁建明、曹  宇、胡万枝、刘继文、裴宏伟</w:t>
      </w:r>
    </w:p>
    <w:p w14:paraId="20A95B16">
      <w:pPr>
        <w:keepNext w:val="0"/>
        <w:keepLines w:val="0"/>
        <w:pageBreakBefore w:val="0"/>
        <w:widowControl w:val="0"/>
        <w:kinsoku/>
        <w:wordWrap/>
        <w:overflowPunct/>
        <w:topLinePunct w:val="0"/>
        <w:autoSpaceDE/>
        <w:autoSpaceDN/>
        <w:bidi w:val="0"/>
        <w:adjustRightInd/>
        <w:snapToGrid/>
        <w:spacing w:line="520" w:lineRule="exact"/>
        <w:ind w:firstLine="1920" w:firstLineChars="6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徐海涛</w:t>
      </w:r>
    </w:p>
    <w:p w14:paraId="38FB2E6D">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办公室设在国际交流与合作中心</w:t>
      </w:r>
    </w:p>
    <w:p w14:paraId="5E694B9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color w:val="auto"/>
          <w:sz w:val="32"/>
          <w:szCs w:val="32"/>
          <w:lang w:val="en-US" w:eastAsia="zh-CN"/>
        </w:rPr>
      </w:pPr>
    </w:p>
    <w:p w14:paraId="7462CE7C">
      <w:pPr>
        <w:keepNext w:val="0"/>
        <w:keepLines w:val="0"/>
        <w:pageBreakBefore w:val="0"/>
        <w:widowControl w:val="0"/>
        <w:tabs>
          <w:tab w:val="left" w:pos="0"/>
        </w:tabs>
        <w:kinsoku/>
        <w:wordWrap/>
        <w:overflowPunct/>
        <w:topLinePunct w:val="0"/>
        <w:autoSpaceDE/>
        <w:autoSpaceDN/>
        <w:bidi w:val="0"/>
        <w:adjustRightInd/>
        <w:snapToGrid/>
        <w:spacing w:line="560" w:lineRule="exact"/>
        <w:ind w:firstLine="594" w:firstLineChars="192"/>
        <w:jc w:val="both"/>
        <w:textAlignment w:val="auto"/>
        <w:rPr>
          <w:rFonts w:hint="eastAsia" w:ascii="楷体" w:hAnsi="楷体" w:eastAsia="楷体" w:cs="楷体"/>
          <w:b/>
          <w:bCs/>
          <w:color w:val="auto"/>
          <w:spacing w:val="-6"/>
          <w:sz w:val="32"/>
          <w:szCs w:val="32"/>
          <w:lang w:val="en-US" w:eastAsia="zh-CN"/>
        </w:rPr>
      </w:pPr>
      <w:r>
        <w:rPr>
          <w:rFonts w:hint="eastAsia" w:ascii="楷体" w:hAnsi="楷体" w:eastAsia="楷体" w:cs="楷体"/>
          <w:b/>
          <w:bCs/>
          <w:color w:val="auto"/>
          <w:spacing w:val="-6"/>
          <w:sz w:val="32"/>
          <w:szCs w:val="32"/>
          <w:lang w:val="en-US" w:eastAsia="zh-CN"/>
        </w:rPr>
        <w:t>（五十六）学风建设工作领导小组（成立于2023年9月）</w:t>
      </w:r>
    </w:p>
    <w:p w14:paraId="261F97A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组  长：王建民</w:t>
      </w:r>
    </w:p>
    <w:p w14:paraId="7484677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副组长：张立群、李  敏、赵海军</w:t>
      </w:r>
    </w:p>
    <w:p w14:paraId="588CA9B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成  员：李汉超、肖立新、王喜明、孙  彬、刘  超</w:t>
      </w:r>
    </w:p>
    <w:p w14:paraId="53E8C715">
      <w:pPr>
        <w:keepNext w:val="0"/>
        <w:keepLines w:val="0"/>
        <w:pageBreakBefore w:val="0"/>
        <w:widowControl w:val="0"/>
        <w:kinsoku/>
        <w:wordWrap/>
        <w:overflowPunct/>
        <w:topLinePunct w:val="0"/>
        <w:autoSpaceDE/>
        <w:autoSpaceDN/>
        <w:bidi w:val="0"/>
        <w:adjustRightInd/>
        <w:snapToGrid/>
        <w:spacing w:line="560" w:lineRule="exact"/>
        <w:ind w:left="0" w:leftChars="0" w:firstLine="1920" w:firstLineChars="600"/>
        <w:jc w:val="both"/>
        <w:textAlignment w:val="auto"/>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梁建明、曹  宇、李晓庆、裴宏伟</w:t>
      </w:r>
    </w:p>
    <w:p w14:paraId="734275BA">
      <w:pPr>
        <w:keepNext w:val="0"/>
        <w:keepLines w:val="0"/>
        <w:pageBreakBefore w:val="0"/>
        <w:widowControl w:val="0"/>
        <w:kinsoku/>
        <w:wordWrap/>
        <w:overflowPunct/>
        <w:topLinePunct w:val="0"/>
        <w:autoSpaceDE/>
        <w:autoSpaceDN/>
        <w:bidi w:val="0"/>
        <w:adjustRightInd/>
        <w:snapToGrid/>
        <w:spacing w:line="560" w:lineRule="exact"/>
        <w:ind w:left="1575" w:leftChars="750" w:firstLine="320" w:firstLineChars="10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院（系 部）负责人</w:t>
      </w:r>
    </w:p>
    <w:p w14:paraId="6466366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领导小组</w:t>
      </w:r>
      <w:r>
        <w:rPr>
          <w:rFonts w:hint="eastAsia" w:ascii="仿宋" w:hAnsi="仿宋" w:eastAsia="仿宋" w:cs="仿宋"/>
          <w:b w:val="0"/>
          <w:bCs w:val="0"/>
          <w:color w:val="auto"/>
          <w:sz w:val="32"/>
          <w:szCs w:val="32"/>
          <w:highlight w:val="none"/>
          <w:lang w:val="en-US" w:eastAsia="zh-CN"/>
        </w:rPr>
        <w:t>下设办公室，</w:t>
      </w:r>
      <w:r>
        <w:rPr>
          <w:rFonts w:hint="eastAsia" w:ascii="仿宋" w:hAnsi="仿宋" w:eastAsia="仿宋" w:cs="仿宋"/>
          <w:b w:val="0"/>
          <w:bCs w:val="0"/>
          <w:color w:val="auto"/>
          <w:sz w:val="32"/>
          <w:szCs w:val="32"/>
          <w:lang w:val="en-US" w:eastAsia="zh-CN"/>
        </w:rPr>
        <w:t>办公室设在学生工作处</w:t>
      </w:r>
    </w:p>
    <w:p w14:paraId="54C9333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5103FFD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27D7DD8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74404CD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6AC58A0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6762749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09C3CB4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3767B17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116F99D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6A9D502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141B189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3188C7F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0F16928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209D771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42A3B1A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val="0"/>
          <w:bCs w:val="0"/>
          <w:color w:val="auto"/>
          <w:sz w:val="32"/>
          <w:szCs w:val="32"/>
          <w:lang w:val="en-US" w:eastAsia="zh-CN"/>
        </w:rPr>
      </w:pPr>
    </w:p>
    <w:p w14:paraId="5D6EDF8A">
      <w:pPr>
        <w:pBdr>
          <w:top w:val="single" w:color="auto" w:sz="4" w:space="1"/>
          <w:bottom w:val="single" w:color="auto" w:sz="4" w:space="1"/>
        </w:pBdr>
        <w:spacing w:line="400" w:lineRule="exact"/>
        <w:ind w:firstLine="140" w:firstLineChars="50"/>
        <w:jc w:val="both"/>
        <w:rPr>
          <w:rFonts w:hint="eastAsia"/>
          <w:kern w:val="2"/>
          <w:sz w:val="21"/>
          <w:szCs w:val="24"/>
          <w:lang w:val="en-US" w:eastAsia="zh-CN" w:bidi="ar-SA"/>
        </w:rPr>
      </w:pPr>
      <w:r>
        <w:rPr>
          <w:rFonts w:hint="eastAsia" w:ascii="仿宋" w:hAnsi="仿宋" w:eastAsia="仿宋" w:cs="仿宋"/>
          <w:sz w:val="28"/>
          <w:szCs w:val="28"/>
        </w:rPr>
        <w:t>中共河北建筑工程学院委员会办公室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日印发</w:t>
      </w:r>
    </w:p>
    <w:p w14:paraId="4388BE1C"/>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3"/>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0160F"/>
    <w:multiLevelType w:val="singleLevel"/>
    <w:tmpl w:val="3330160F"/>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肖瑞雪">
    <w15:presenceInfo w15:providerId="None" w15:userId="肖瑞雪"/>
  </w15:person>
  <w15:person w15:author="樊智华">
    <w15:presenceInfo w15:providerId="None" w15:userId="樊智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11003973"/>
    <w:rsid w:val="22D35FB3"/>
    <w:rsid w:val="240B1533"/>
    <w:rsid w:val="3CCE564F"/>
    <w:rsid w:val="45CD0190"/>
    <w:rsid w:val="51F62284"/>
    <w:rsid w:val="5A582D49"/>
    <w:rsid w:val="695E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6">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21"/>
    <w:basedOn w:val="9"/>
    <w:qFormat/>
    <w:uiPriority w:val="0"/>
    <w:rPr>
      <w:rFonts w:hint="default" w:ascii="Calibri" w:hAnsi="Calibri" w:cs="Calibri"/>
      <w:color w:val="000000"/>
      <w:sz w:val="22"/>
      <w:szCs w:val="22"/>
      <w:u w:val="none"/>
    </w:rPr>
  </w:style>
  <w:style w:type="character" w:customStyle="1" w:styleId="11">
    <w:name w:val="font01"/>
    <w:basedOn w:val="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F97348016648416EB6E1AD898DC83FC3_13</vt:lpwstr>
  </property>
  <property fmtid="{D5CDD505-2E9C-101B-9397-08002B2CF9AE}" pid="4" name="KSOTemplateDocerSaveRecord">
    <vt:lpwstr>eyJoZGlkIjoiOGY4ODMwOWI2ZDE2OWVjY2Y4YWZhZDdhYzI3MTc2NzUiLCJ1c2VySWQiOiIxNjE0NzAwODUzIn0=</vt:lpwstr>
  </property>
</Properties>
</file>